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tblLayout w:type="fixed"/>
        <w:tblCellMar>
          <w:left w:w="0" w:type="dxa"/>
        </w:tblCellMar>
        <w:tblLook w:val="0000" w:firstRow="0" w:lastRow="0" w:firstColumn="0" w:lastColumn="0" w:noHBand="0" w:noVBand="0"/>
      </w:tblPr>
      <w:tblGrid>
        <w:gridCol w:w="7656"/>
        <w:gridCol w:w="2550"/>
      </w:tblGrid>
      <w:tr w:rsidR="001A4A65" w14:paraId="0CC09351" w14:textId="77777777" w:rsidTr="005F26E2">
        <w:trPr>
          <w:trHeight w:val="862"/>
        </w:trPr>
        <w:tc>
          <w:tcPr>
            <w:tcW w:w="7656" w:type="dxa"/>
            <w:vAlign w:val="center"/>
          </w:tcPr>
          <w:p w14:paraId="63714C4B" w14:textId="77777777" w:rsidR="001A4A65" w:rsidRPr="00836CA1" w:rsidRDefault="005F26E2" w:rsidP="00874BA8">
            <w:pPr>
              <w:pStyle w:val="Bodytext3-3"/>
            </w:pPr>
            <w:r>
              <w:rPr>
                <w:noProof/>
              </w:rPr>
              <w:drawing>
                <wp:inline distT="0" distB="0" distL="0" distR="0" wp14:anchorId="725C22D4" wp14:editId="53B109B6">
                  <wp:extent cx="2091074" cy="522000"/>
                  <wp:effectExtent l="0" t="0" r="4445" b="0"/>
                  <wp:docPr id="2" name="Picture 2" descr="\\filepri\PDOINGOAI\Public\BO NHAN DANG THUONG HIEU\Logo BIH\BIH logo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lepri\PDOINGOAI\Public\BO NHAN DANG THUONG HIEU\Logo BIH\BIH logo BW.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1074" cy="522000"/>
                          </a:xfrm>
                          <a:prstGeom prst="rect">
                            <a:avLst/>
                          </a:prstGeom>
                          <a:noFill/>
                          <a:ln>
                            <a:noFill/>
                          </a:ln>
                        </pic:spPr>
                      </pic:pic>
                    </a:graphicData>
                  </a:graphic>
                </wp:inline>
              </w:drawing>
            </w:r>
          </w:p>
        </w:tc>
        <w:tc>
          <w:tcPr>
            <w:tcW w:w="2550" w:type="dxa"/>
          </w:tcPr>
          <w:p w14:paraId="0C88C36C" w14:textId="77777777" w:rsidR="001A4A65" w:rsidRPr="00836CA1" w:rsidRDefault="001A4A65" w:rsidP="00874BA8">
            <w:pPr>
              <w:pStyle w:val="BodytextTable"/>
              <w:rPr>
                <w:highlight w:val="yellow"/>
              </w:rPr>
            </w:pPr>
            <w:r>
              <w:rPr>
                <w:highlight w:val="yellow"/>
              </w:rPr>
              <w:t xml:space="preserve">Mã số: </w:t>
            </w:r>
            <w:del w:id="20000" w:author="Nhóm dự án" w:date="2026-10-02T09:00:00Z">
              <w:r>
                <w:rPr>
                  <w:highlight w:val="yellow"/>
                </w:rPr>
                <w:delText xml:space="preserve">00x</w:delText>
              </w:r>
            </w:del>
            <w:ins w:id="20001" w:author="Nhóm dự án" w:date="2026-10-02T09:00:00Z">
              <w:r>
                <w:rPr>
                  <w:highlight w:val="green"/>
                </w:rPr>
                <w:t xml:space="preserve">021</w:t>
              </w:r>
            </w:ins>
            <w:r>
              <w:rPr>
                <w:highlight w:val="yellow"/>
              </w:rPr>
              <w:t xml:space="preserve">-QIP</w:t>
            </w:r>
          </w:p>
          <w:p w14:paraId="75BDC878" w14:textId="77777777" w:rsidR="001A4A65" w:rsidRPr="00836CA1" w:rsidRDefault="001A4A65" w:rsidP="00874BA8">
            <w:pPr>
              <w:pStyle w:val="BodytextTable"/>
            </w:pPr>
            <w:r>
              <w:rPr>
                <w:highlight w:val="yellow"/>
              </w:rPr>
              <w:t xml:space="preserve">Ngày phê duyệt: </w:t>
            </w:r>
            <w:r>
              <w:rPr>
                <w:highlight w:val="yellow"/>
              </w:rPr>
              <w:t xml:space="preserve">dd/mm/yyyy</w:t>
            </w:r>
          </w:p>
        </w:tc>
      </w:tr>
      <w:tr w:rsidR="001A4A65" w14:paraId="3FBD4BDE" w14:textId="77777777" w:rsidTr="007A1E4C">
        <w:trPr>
          <w:trHeight w:val="397"/>
        </w:trPr>
        <w:tc>
          <w:tcPr>
            <w:tcW w:w="10206" w:type="dxa"/>
            <w:gridSpan w:val="2"/>
          </w:tcPr>
          <w:p w14:paraId="52E0374F" w14:textId="77777777" w:rsidR="00ED6140" w:rsidRPr="00836CA1" w:rsidRDefault="00ED6140" w:rsidP="00836CA1">
            <w:pPr>
              <w:pStyle w:val="Title"/>
            </w:pPr>
          </w:p>
          <w:p w14:paraId="7EB6A3F8" w14:textId="164F3C35" w:rsidR="001A4A65" w:rsidRPr="00836CA1" w:rsidRDefault="00ED6140" w:rsidP="00836CA1">
            <w:pPr>
              <w:pStyle w:val="Title"/>
            </w:pPr>
            <w:r>
              <w:t>DỰ ÁN CẢI TIẾN</w:t>
              <w:br/>
              <w:t>PHÁT TRIỂN HỆ THỐNG QUẢN LÝ VẬN HÀNH HẠ TẦNG</w:t>
              <w:br/>
              <w:t>(BIH INFRASTRUCTURE MANAGER)</w:t>
            </w:r>
          </w:p>
        </w:tc>
      </w:tr>
    </w:tbl>
    <w:p w14:paraId="5C145758" w14:textId="77777777" w:rsidR="001A4A65" w:rsidRPr="00E31724" w:rsidRDefault="001A4A65"/>
    <w:p w14:paraId="1367A0B1" w14:textId="77777777" w:rsidR="001A4A65" w:rsidRPr="00E31724" w:rsidRDefault="001A4A65"/>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02"/>
        <w:gridCol w:w="3402"/>
        <w:gridCol w:w="3402"/>
      </w:tblGrid>
      <w:tr w:rsidR="002158B6" w:rsidRPr="00CB7D65" w14:paraId="2812DF67" w14:textId="77777777" w:rsidTr="00B62443">
        <w:trPr>
          <w:trHeight w:val="397"/>
          <w:jc w:val="center"/>
        </w:trPr>
        <w:tc>
          <w:tcPr>
            <w:tcW w:w="3402" w:type="dxa"/>
          </w:tcPr>
          <w:p w14:paraId="098C51FD" w14:textId="77777777" w:rsidR="002158B6" w:rsidRPr="00836CA1" w:rsidRDefault="002158B6" w:rsidP="00836CA1">
            <w:pPr>
              <w:pStyle w:val="Bodytext3-3"/>
            </w:pPr>
            <w:r>
              <w:t>Thành viên dự án</w:t>
            </w:r>
          </w:p>
        </w:tc>
        <w:tc>
          <w:tcPr>
            <w:tcW w:w="3402" w:type="dxa"/>
          </w:tcPr>
          <w:p w14:paraId="6732066A" w14:textId="77777777" w:rsidR="002158B6" w:rsidRPr="00836CA1" w:rsidRDefault="002158B6" w:rsidP="00836CA1">
            <w:pPr>
              <w:pStyle w:val="Bodytext3-3"/>
            </w:pPr>
            <w:r>
              <w:t>Thời điểm bắt đầu</w:t>
            </w:r>
          </w:p>
        </w:tc>
        <w:tc>
          <w:tcPr>
            <w:tcW w:w="3402" w:type="dxa"/>
          </w:tcPr>
          <w:p w14:paraId="052CF07F" w14:textId="77777777" w:rsidR="002158B6" w:rsidRPr="00836CA1" w:rsidRDefault="00ED6140" w:rsidP="00836CA1">
            <w:pPr>
              <w:pStyle w:val="Bodytext3-3"/>
            </w:pPr>
            <w:r>
              <w:t>Giám sát</w:t>
            </w:r>
          </w:p>
        </w:tc>
      </w:tr>
      <w:tr w:rsidR="00B62443" w:rsidRPr="00CB7D65" w14:paraId="364F7378" w14:textId="77777777" w:rsidTr="00B62443">
        <w:trPr>
          <w:trHeight w:val="397"/>
          <w:jc w:val="center"/>
        </w:trPr>
        <w:tc>
          <w:tcPr>
            <w:tcW w:w="3402" w:type="dxa"/>
          </w:tcPr>
          <w:p w14:paraId="77112CC9" w14:textId="32915A93" w:rsidR="00B62443" w:rsidRPr="00B62443" w:rsidRDefault="00B62443" w:rsidP="00B62443">
            <w:pPr>
              <w:pStyle w:val="Bodytext3-3"/>
            </w:pPr>
            <w:r>
              <w:t>1. Lê Minh Trí</w:t>
            </w:r>
          </w:p>
        </w:tc>
        <w:tc>
          <w:tcPr>
            <w:tcW w:w="3402" w:type="dxa"/>
            <w:tcBorders>
              <w:bottom w:val="nil"/>
            </w:tcBorders>
          </w:tcPr>
          <w:p w14:paraId="68F007F7" w14:textId="1B1165C5" w:rsidR="00B62443" w:rsidRPr="00B62443" w:rsidRDefault="00B62443" w:rsidP="00B62443">
            <w:pPr>
              <w:pStyle w:val="Bodytext3-3"/>
            </w:pPr>
            <w:r>
              <w:t>Q1/2026</w:t>
            </w:r>
          </w:p>
        </w:tc>
        <w:tc>
          <w:tcPr>
            <w:tcW w:w="3402" w:type="dxa"/>
            <w:tcBorders>
              <w:bottom w:val="nil"/>
            </w:tcBorders>
          </w:tcPr>
          <w:p w14:paraId="5B6E6CC4" w14:textId="77777777" w:rsidR="00B62443" w:rsidRPr="00B62443" w:rsidRDefault="00B62443" w:rsidP="00B62443">
            <w:pPr>
              <w:pStyle w:val="Bodytext3-3"/>
            </w:pPr>
            <w:ins w:id="20000" w:author="Nhóm dự án" w:date="2026-10-02T09:00:00Z">
              <w:r>
                <w:rPr>
                  <w:highlight w:val="yellow"/>
                </w:rPr>
                <w:t xml:space="preserve">[Họ tên – Thành viên Hội đồng QLCL]</w:t>
              </w:r>
            </w:ins>
          </w:p>
        </w:tc>
      </w:tr>
      <w:tr w:rsidR="00B62443" w:rsidRPr="00CB7D65" w14:paraId="12F89EEF" w14:textId="77777777" w:rsidTr="00B62443">
        <w:trPr>
          <w:trHeight w:val="397"/>
          <w:jc w:val="center"/>
        </w:trPr>
        <w:tc>
          <w:tcPr>
            <w:tcW w:w="3402" w:type="dxa"/>
          </w:tcPr>
          <w:p w14:paraId="210D9B63" w14:textId="4BF077C2" w:rsidR="00B62443" w:rsidRPr="00B62443" w:rsidRDefault="00B62443" w:rsidP="00B62443">
            <w:pPr>
              <w:pStyle w:val="Bodytext3-3"/>
            </w:pPr>
            <w:r>
              <w:t>2. Nguyễn Tiến Phát</w:t>
            </w:r>
          </w:p>
        </w:tc>
        <w:tc>
          <w:tcPr>
            <w:tcW w:w="3402" w:type="dxa"/>
            <w:tcBorders>
              <w:top w:val="nil"/>
            </w:tcBorders>
          </w:tcPr>
          <w:p w14:paraId="220EE1CF" w14:textId="77777777" w:rsidR="00B62443" w:rsidRPr="00B62443" w:rsidRDefault="00B62443" w:rsidP="00B62443">
            <w:pPr>
              <w:pStyle w:val="Bodytext3-3"/>
            </w:pPr>
          </w:p>
        </w:tc>
        <w:tc>
          <w:tcPr>
            <w:tcW w:w="3402" w:type="dxa"/>
            <w:tcBorders>
              <w:top w:val="nil"/>
              <w:bottom w:val="nil"/>
            </w:tcBorders>
          </w:tcPr>
          <w:p w14:paraId="2FF9888F" w14:textId="77777777" w:rsidR="00B62443" w:rsidRPr="00B62443" w:rsidRDefault="00B62443" w:rsidP="00B62443">
            <w:pPr>
              <w:pStyle w:val="Bodytext3-3"/>
            </w:pPr>
          </w:p>
        </w:tc>
      </w:tr>
      <w:tr w:rsidR="00B62443" w:rsidRPr="00CB7D65" w14:paraId="26F8CE98" w14:textId="77777777" w:rsidTr="00B62443">
        <w:trPr>
          <w:trHeight w:val="397"/>
          <w:jc w:val="center"/>
        </w:trPr>
        <w:tc>
          <w:tcPr>
            <w:tcW w:w="3402" w:type="dxa"/>
          </w:tcPr>
          <w:p w14:paraId="66F5E727" w14:textId="2368BB93" w:rsidR="00B62443" w:rsidRPr="00B62443" w:rsidRDefault="00B62443" w:rsidP="00B62443">
            <w:pPr>
              <w:pStyle w:val="Bodytext3-3"/>
            </w:pPr>
            <w:r>
              <w:t>3. Nguyễn Minh Tiến</w:t>
            </w:r>
          </w:p>
        </w:tc>
        <w:tc>
          <w:tcPr>
            <w:tcW w:w="3402" w:type="dxa"/>
          </w:tcPr>
          <w:p w14:paraId="02B1A315" w14:textId="77777777" w:rsidR="00B62443" w:rsidRPr="00B62443" w:rsidRDefault="00B62443" w:rsidP="00B62443">
            <w:pPr>
              <w:pStyle w:val="Bodytext3-3"/>
            </w:pPr>
            <w:r>
              <w:t>Nghiệm thu (dự kiến)</w:t>
            </w:r>
          </w:p>
        </w:tc>
        <w:tc>
          <w:tcPr>
            <w:tcW w:w="3402" w:type="dxa"/>
            <w:tcBorders>
              <w:top w:val="nil"/>
            </w:tcBorders>
          </w:tcPr>
          <w:p w14:paraId="73C9FCEC" w14:textId="610624AA" w:rsidR="00B62443" w:rsidRPr="00B62443" w:rsidRDefault="00B62443" w:rsidP="00B62443">
            <w:pPr>
              <w:pStyle w:val="Bodytext3-3"/>
            </w:pPr>
          </w:p>
        </w:tc>
      </w:tr>
      <w:tr w:rsidR="00B62443" w:rsidRPr="00CB7D65" w14:paraId="52284867" w14:textId="77777777" w:rsidTr="00B62443">
        <w:trPr>
          <w:trHeight w:val="397"/>
          <w:jc w:val="center"/>
        </w:trPr>
        <w:tc>
          <w:tcPr>
            <w:tcW w:w="3402" w:type="dxa"/>
          </w:tcPr>
          <w:p w14:paraId="321A5424" w14:textId="44023F47" w:rsidR="00B62443" w:rsidRPr="00B62443" w:rsidRDefault="00B62443" w:rsidP="00B62443">
            <w:pPr>
              <w:pStyle w:val="Bodytext3-3"/>
            </w:pPr>
            <w:r>
              <w:t>4. Tạ Mai Quốc Huy</w:t>
            </w:r>
          </w:p>
        </w:tc>
        <w:tc>
          <w:tcPr>
            <w:tcW w:w="3402" w:type="dxa"/>
            <w:tcBorders>
              <w:bottom w:val="nil"/>
            </w:tcBorders>
          </w:tcPr>
          <w:p w14:paraId="371AC863" w14:textId="77777777" w:rsidR="00B62443" w:rsidRPr="00B62443" w:rsidRDefault="00B62443" w:rsidP="00B62443">
            <w:pPr>
              <w:pStyle w:val="Bodytext3-3"/>
            </w:pPr>
            <w:del w:id="20002" w:author="Nhóm dự án" w:date="2026-10-02T09:00:00Z">
              <w:r>
                <w:rPr>
                  <w:highlight w:val="yellow"/>
                </w:rPr>
                <w:delText xml:space="preserve">dd/mm/yyyy</w:delText>
              </w:r>
            </w:del>
            <w:ins w:id="20003" w:author="Nhóm dự án" w:date="2026-10-02T09:00:00Z">
              <w:r>
                <w:rPr>
                  <w:highlight w:val="green"/>
                </w:rPr>
                <w:t xml:space="preserve">31/12/2026</w:t>
              </w:r>
            </w:ins>
          </w:p>
        </w:tc>
        <w:tc>
          <w:tcPr>
            <w:tcW w:w="3402" w:type="dxa"/>
          </w:tcPr>
          <w:p w14:paraId="1986599B" w14:textId="77777777" w:rsidR="00B62443" w:rsidRPr="00B62443" w:rsidRDefault="00B62443" w:rsidP="00B62443">
            <w:pPr>
              <w:pStyle w:val="Bodytext3-3"/>
            </w:pPr>
            <w:r>
              <w:t>Phê duyệt</w:t>
            </w:r>
          </w:p>
        </w:tc>
      </w:tr>
      <w:tr w:rsidR="002158B6" w:rsidRPr="00CB7D65" w14:paraId="6CD0CC78" w14:textId="77777777" w:rsidTr="00B62443">
        <w:trPr>
          <w:trHeight w:val="397"/>
          <w:jc w:val="center"/>
        </w:trPr>
        <w:tc>
          <w:tcPr>
            <w:tcW w:w="3402" w:type="dxa"/>
          </w:tcPr>
          <w:p w14:paraId="6E6E80FD" w14:textId="77777777" w:rsidR="002158B6" w:rsidRPr="00836CA1" w:rsidRDefault="002158B6" w:rsidP="00836CA1">
            <w:pPr>
              <w:pStyle w:val="Bodytext3-3"/>
            </w:pPr>
            <w:r>
              <w:t xml:space="preserve">5. </w:t>
            </w:r>
          </w:p>
        </w:tc>
        <w:tc>
          <w:tcPr>
            <w:tcW w:w="3402" w:type="dxa"/>
            <w:tcBorders>
              <w:top w:val="nil"/>
            </w:tcBorders>
          </w:tcPr>
          <w:p w14:paraId="2057677E" w14:textId="77777777" w:rsidR="002158B6" w:rsidRPr="00CB7D65" w:rsidRDefault="002158B6" w:rsidP="00836CA1">
            <w:pPr>
              <w:pStyle w:val="Bodytext3-3"/>
            </w:pPr>
          </w:p>
        </w:tc>
        <w:tc>
          <w:tcPr>
            <w:tcW w:w="3402" w:type="dxa"/>
            <w:tcBorders>
              <w:bottom w:val="nil"/>
            </w:tcBorders>
          </w:tcPr>
          <w:p w14:paraId="542A10BC" w14:textId="77777777" w:rsidR="002158B6" w:rsidRPr="00CB7D65" w:rsidRDefault="002158B6" w:rsidP="00836CA1">
            <w:pPr>
              <w:pStyle w:val="Bodytext3-3"/>
            </w:pPr>
          </w:p>
        </w:tc>
      </w:tr>
      <w:tr w:rsidR="00ED6140" w:rsidRPr="00CB7D65" w14:paraId="32151990" w14:textId="77777777" w:rsidTr="00B62443">
        <w:trPr>
          <w:trHeight w:val="397"/>
          <w:jc w:val="center"/>
        </w:trPr>
        <w:tc>
          <w:tcPr>
            <w:tcW w:w="3402" w:type="dxa"/>
          </w:tcPr>
          <w:p w14:paraId="2140FF12" w14:textId="77777777" w:rsidR="00ED6140" w:rsidRPr="00836CA1" w:rsidRDefault="00ED6140" w:rsidP="00836CA1">
            <w:pPr>
              <w:pStyle w:val="Bodytext3-3"/>
            </w:pPr>
            <w:r>
              <w:t xml:space="preserve">6. </w:t>
            </w:r>
          </w:p>
        </w:tc>
        <w:tc>
          <w:tcPr>
            <w:tcW w:w="3402" w:type="dxa"/>
            <w:tcBorders>
              <w:bottom w:val="nil"/>
            </w:tcBorders>
          </w:tcPr>
          <w:p w14:paraId="55862988" w14:textId="6EED074F" w:rsidR="00ED6140" w:rsidRPr="00836CA1" w:rsidRDefault="00ED6140" w:rsidP="00836CA1">
            <w:pPr>
              <w:pStyle w:val="Bodytext3-3"/>
            </w:pPr>
            <w:r>
              <w:t>Địa điểm thực hiện: Văn phòng</w:t>
            </w:r>
          </w:p>
        </w:tc>
        <w:tc>
          <w:tcPr>
            <w:tcW w:w="3402" w:type="dxa"/>
            <w:tcBorders>
              <w:top w:val="nil"/>
              <w:bottom w:val="nil"/>
            </w:tcBorders>
          </w:tcPr>
          <w:p w14:paraId="16F43800" w14:textId="77777777" w:rsidR="00ED6140" w:rsidRPr="00CB7D65" w:rsidRDefault="00ED6140" w:rsidP="00836CA1">
            <w:pPr>
              <w:pStyle w:val="Bodytext3-3"/>
            </w:pPr>
          </w:p>
        </w:tc>
      </w:tr>
      <w:tr w:rsidR="00ED6140" w:rsidRPr="00CB7D65" w14:paraId="7581CC8A" w14:textId="77777777" w:rsidTr="00B62443">
        <w:trPr>
          <w:trHeight w:val="397"/>
          <w:jc w:val="center"/>
        </w:trPr>
        <w:tc>
          <w:tcPr>
            <w:tcW w:w="3402" w:type="dxa"/>
          </w:tcPr>
          <w:p w14:paraId="6E8280AD" w14:textId="77777777" w:rsidR="00ED6140" w:rsidRPr="00836CA1" w:rsidRDefault="00ED6140" w:rsidP="00836CA1">
            <w:pPr>
              <w:pStyle w:val="Bodytext3-3"/>
            </w:pPr>
            <w:r>
              <w:t>7</w:t>
            </w:r>
          </w:p>
        </w:tc>
        <w:tc>
          <w:tcPr>
            <w:tcW w:w="3402" w:type="dxa"/>
            <w:tcBorders>
              <w:top w:val="nil"/>
            </w:tcBorders>
          </w:tcPr>
          <w:p w14:paraId="1F8F651C" w14:textId="77777777" w:rsidR="00ED6140" w:rsidRPr="00ED6140" w:rsidRDefault="00ED6140" w:rsidP="00836CA1">
            <w:pPr>
              <w:pStyle w:val="Bodytext3-3"/>
            </w:pPr>
          </w:p>
        </w:tc>
        <w:tc>
          <w:tcPr>
            <w:tcW w:w="3402" w:type="dxa"/>
            <w:tcBorders>
              <w:top w:val="nil"/>
            </w:tcBorders>
          </w:tcPr>
          <w:p w14:paraId="5B26AB2D" w14:textId="6D420056" w:rsidR="00ED6140" w:rsidRPr="00836CA1" w:rsidRDefault="00692E52" w:rsidP="00836CA1">
            <w:pPr>
              <w:pStyle w:val="Bodytext3-3"/>
            </w:pPr>
            <w:r>
              <w:t xml:space="preserve">Nguyễn Văn Trương</w:t>
            </w:r>
          </w:p>
        </w:tc>
      </w:tr>
    </w:tbl>
    <w:p w14:paraId="0F90B941" w14:textId="77777777" w:rsidR="00002871" w:rsidRPr="00836CA1" w:rsidRDefault="00002871"/>
    <w:p w14:paraId="3E1FB47A" w14:textId="77777777" w:rsidR="000A06EF" w:rsidRPr="00836CA1" w:rsidRDefault="000A06EF" w:rsidP="00CB7D65">
      <w:pPr>
        <w:sectPr w:rsidR="000A06EF" w:rsidRPr="00836CA1" w:rsidSect="005B37C1">
          <w:headerReference w:type="default" r:id="rId9"/>
          <w:footerReference w:type="default" r:id="rId10"/>
          <w:pgSz w:w="11906" w:h="16838" w:code="9"/>
          <w:pgMar w:top="1134" w:right="567" w:bottom="1134" w:left="1134" w:header="567" w:footer="567" w:gutter="0"/>
          <w:cols w:space="708"/>
          <w:titlePg/>
          <w:docGrid w:linePitch="360"/>
        </w:sectPr>
      </w:pPr>
    </w:p>
    <w:p w14:paraId="615B7932" w14:textId="77777777" w:rsidR="00002871" w:rsidRPr="003216D9" w:rsidRDefault="0051060F" w:rsidP="007A1E4C">
      <w:pPr>
        <w:pStyle w:val="Heading1"/>
      </w:pPr>
      <w:r>
        <w:lastRenderedPageBreak/>
        <w:t xml:space="preserve">1. ĐẶT VẤN ĐỀ</w:t>
      </w:r>
    </w:p>
    <w:p w14:paraId="5F7FA1EE" w14:textId="77777777" w:rsidR="00113F4C" w:rsidRPr="00113F4C" w:rsidRDefault="00113F4C" w:rsidP="00113F4C">
      <w:pPr>
        <w:pStyle w:val="Heading2"/>
      </w:pPr>
      <w:r>
        <w:t>1.1. Bối cảnh chung:</w:t>
      </w:r>
    </w:p>
    <w:p w14:paraId="3E74189A" w14:textId="77777777" w:rsidR="00113F4C" w:rsidRPr="00113F4C" w:rsidRDefault="00113F4C" w:rsidP="00113F4C">
      <w:pPr>
        <w:pStyle w:val="Listbullet-"/>
      </w:pPr>
      <w:r>
        <w:t>Chuyển đổi số trong vận hành bệnh viện đang là xu thế tất yếu nhằm nâng cao hiệu quả quản lý, minh bạch hóa quy trình và tối ưu hóa nguồn lực. Đối với một cơ sở y tế tiêu chuẩn quốc tế quy mô 300 giường như Bệnh viện Quốc tế Becamex (BIH), khối lượng công việc vận hành hằng ngày trải rộng trên nhiều lĩnh vực: kỹ thuật cơ điện (MEP), hộ lý, điều xe, vật tư, an ninh, môi trường. Việc số hóa toàn diện các quy trình này là tiền đề cho việc nâng cao chất lượng dịch vụ y tế và kiểm soát chi phí vận hành;</w:t>
      </w:r>
    </w:p>
    <w:p w14:paraId="06E0B06E" w14:textId="3AF3F81F" w:rsidR="00113F4C" w:rsidRDefault="00113F4C" w:rsidP="00113F4C">
      <w:pPr>
        <w:pStyle w:val="Listbullet-"/>
      </w:pPr>
      <w:r>
        <w:t xml:space="preserve">Trên thị trường hiện có nhiều phần mềm </w:t>
      </w:r>
      <w:del w:id="20001" w:author="Nhóm dự án" w:date="2026-10-02T09:00:00Z">
        <w:r>
          <w:delText xml:space="preserve">CMMS (Computerized Maintenance Management System) và FSM (Field Service Management)</w:delText>
        </w:r>
      </w:del>
      <w:ins w:id="20002" w:author="Nhóm dự án" w:date="2026-10-02T09:00:00Z">
        <w:r>
          <w:t xml:space="preserve">quản lý bảo trì (CMMS) và quản lý dịch vụ hiện trường (FSM)</w:t>
        </w:r>
      </w:ins>
      <w:r>
        <w:t xml:space="preserve"> thương mại, tuy nhiên hầu hết đều có chi phí bản quyền cao, khó tùy biến theo quy trình đặc thù của bệnh viện và phụ thuộc vào nhà cung cấp bên ngoài.</w:t>
      </w:r>
    </w:p>
    <w:p w14:paraId="6C4EF98F" w14:textId="77777777" w:rsidR="00113F4C" w:rsidRPr="00113F4C" w:rsidRDefault="00113F4C" w:rsidP="00113F4C">
      <w:pPr>
        <w:pStyle w:val="Heading2"/>
      </w:pPr>
      <w:r>
        <w:t>1.2. Hiện trạng tại Bệnh viện Quốc tế Becamex:</w:t>
      </w:r>
    </w:p>
    <w:p w14:paraId="2CC8DC2F" w14:textId="77777777" w:rsidR="00113F4C" w:rsidRDefault="00113F4C" w:rsidP="00113F4C">
      <w:pPr>
        <w:pStyle w:val="Heading3"/>
      </w:pPr>
      <w:r>
        <w:t>1.2.1. Lịch sử hình thành hệ thống V1:</w:t>
      </w:r>
    </w:p>
    <w:p w14:paraId="12A15BBE" w14:textId="77777777" w:rsidR="00113F4C" w:rsidRPr="00113F4C" w:rsidRDefault="00113F4C" w:rsidP="00113F4C">
      <w:pPr>
        <w:pStyle w:val="Listbullet-"/>
      </w:pPr>
      <w:r>
        <w:t>Từ Q1/2025, Phòng Quản trị BIH tự phát triển và triển khai hệ thống quản lý vận hành nội bộ V1 (BIH-OPS V1) trên nền tảng hoàn toàn mới, độc lập với bất kỳ giải pháp thương mại nào, sử dụng WordPress làm nền tảng CMS, tích hợp plugin Gravity Flow (xây dựng quy trình phê duyệt) và Candy Ticket (quản lý phiếu yêu cầu). Đây là hệ thống được xây dựng hoàn toàn bởi đội ngũ nội bộ BIH;</w:t>
      </w:r>
    </w:p>
    <w:p w14:paraId="3C828F15" w14:textId="61EEA230" w:rsidR="00113F4C" w:rsidRDefault="00113F4C" w:rsidP="00113F4C">
      <w:pPr>
        <w:pStyle w:val="Listbullet-"/>
      </w:pPr>
      <w:r>
        <w:t>V1 đã vận hành và tiếp nhận tổng cộng trên 500 phiếu yêu cầu trong giai đoạn triển khai. Tuy nhiên, qua thực tế vận hành đã bộc lộ nhiều hạn chế nghiêm trọng về hiệu suất, khả năng mở rộng và tính năng, đòi hỏi phải xây dựng một thế hệ ứng dụng mới (V2) trên kiến trúc kỹ thuật hiện đại hơn, hoàn toàn tách biệt với nền tảng WordPress của V1.</w:t>
      </w:r>
    </w:p>
    <w:p w14:paraId="5C2C38A0" w14:textId="77777777" w:rsidR="00113F4C" w:rsidRDefault="00113F4C" w:rsidP="00113F4C">
      <w:pPr>
        <w:pStyle w:val="Heading3"/>
      </w:pPr>
      <w:r>
        <w:t>1.2.2. Hạn chế của hệ thống V1:</w:t>
      </w:r>
    </w:p>
    <w:p w14:paraId="3F636E9C" w14:textId="77777777" w:rsidR="00113F4C" w:rsidRPr="00113F4C" w:rsidRDefault="00113F4C" w:rsidP="00113F4C">
      <w:pPr>
        <w:pStyle w:val="Listbullet-"/>
      </w:pPr>
      <w:r>
        <w:t xml:space="preserve">Dữ liệu phân tán giữa nhiều nguồn: dữ liệu phiếu yêu cầu, lịch bảo trì, tồn kho vật tư, hợp đồng dịch vụ nằm rải rác giữa hệ thống WordPress V1, các file Excel cục bộ và tin nhắn nội bộ tại từng tổ vận hành (Kỹ thuật, Hộ lý, Vật tư, An ninh, Môi trường). Không có </w:t>
      </w:r>
      <w:del w:id="20003" w:author="Nhóm dự án" w:date="2026-10-02T09:00:00Z">
        <w:r>
          <w:delText xml:space="preserve">lớp dữ liệu thống nhất (single source of truth)</w:delText>
        </w:r>
      </w:del>
      <w:ins w:id="20004" w:author="Nhóm dự án" w:date="2026-10-02T09:00:00Z">
        <w:r>
          <w:t xml:space="preserve">nguồn dữ liệu thống nhất</w:t>
        </w:r>
      </w:ins>
      <w:r>
        <w:t xml:space="preserve"> để truy vấn liên thông, </w:t>
      </w:r>
      <w:del w:id="20005" w:author="Nhóm dự án" w:date="2026-10-02T09:00:00Z">
        <w:r>
          <w:delText xml:space="preserve">đánh giá KPI</w:delText>
        </w:r>
      </w:del>
      <w:ins w:id="20006" w:author="Nhóm dự án" w:date="2026-10-02T09:00:00Z">
        <w:r>
          <w:t xml:space="preserve">đánh giá chỉ số hiệu suất</w:t>
        </w:r>
      </w:ins>
      <w:r>
        <w:t xml:space="preserve"> và lập báo cáo;</w:t>
      </w:r>
    </w:p>
    <w:p w14:paraId="64972319" w14:textId="77777777" w:rsidR="00113F4C" w:rsidRPr="00113F4C" w:rsidRDefault="00113F4C" w:rsidP="00113F4C">
      <w:pPr>
        <w:pStyle w:val="Listbullet-"/>
      </w:pPr>
      <w:r>
        <w:t>Chi phí bản quyền plugin và phụ thuộc nhà cung cấp: các plugin thương mại cốt lõi của V1 (Gravity Flow, Candy Ticket) đều thu phí bản quyền cập nhật thường niên. Khi không gia hạn, hệ thống không nhận được bản vá lỗi và bản cập nhật tính năng, làm phát sinh rủi ro bảo mật và tương thích với các phiên bản WordPress/PHP mới đồng thời tạo ra chi phí cố định lặp lại mỗi năm;</w:t>
      </w:r>
    </w:p>
    <w:p w14:paraId="152A5A6A" w14:textId="77777777" w:rsidR="00113F4C" w:rsidRPr="00113F4C" w:rsidRDefault="00113F4C" w:rsidP="00113F4C">
      <w:pPr>
        <w:pStyle w:val="Listbullet-"/>
      </w:pPr>
      <w:r>
        <w:t xml:space="preserve">Thiếu chức năng đánh giá sau hoàn thành</w:t>
      </w:r>
      <w:del w:id="20007" w:author="Nhóm dự án" w:date="2026-10-02T09:00:00Z">
        <w:r>
          <w:delText xml:space="preserve"> (post-completion evaluation)</w:delText>
        </w:r>
      </w:del>
      <w:r>
        <w:t xml:space="preserve">: V1 không hỗ trợ thu thập đánh giá của người yêu cầu sau khi phiếu được xử lý xong </w:t>
      </w:r>
      <w:del w:id="20008" w:author="Nhóm dự án" w:date="2026-10-02T09:00:00Z">
        <w:r>
          <w:delText xml:space="preserve">(rating sao,</w:delText>
        </w:r>
      </w:del>
      <w:ins w:id="20009" w:author="Nhóm dự án" w:date="2026-10-02T09:00:00Z">
        <w:r>
          <w:t xml:space="preserve">(chấm điểm sao,</w:t>
        </w:r>
      </w:ins>
      <w:r>
        <w:t xml:space="preserve"> nhận xét, mức độ hài lòng với chất lượng xử lý). Đây là khoảng trống quan trọng trong vòng lặp cải tiến chất lượng dịch vụ vận hành - không có dữ liệu phản hồi định lượng để khen thưởng nhân viên/tổ làm tốt hoặc nhận diện điểm cần cải thiện;</w:t>
      </w:r>
    </w:p>
    <w:p w14:paraId="14DB504E" w14:textId="77777777" w:rsidR="00113F4C" w:rsidRPr="00113F4C" w:rsidRDefault="00113F4C" w:rsidP="00113F4C">
      <w:pPr>
        <w:pStyle w:val="Listbullet-"/>
      </w:pPr>
      <w:del w:id="20010" w:author="Nhóm dự án" w:date="2026-10-02T09:00:00Z">
        <w:r>
          <w:delText xml:space="preserve">Thiếu dashboard thời gian thực (real-time dashboard)</w:delText>
        </w:r>
      </w:del>
      <w:ins w:id="20011" w:author="Nhóm dự án" w:date="2026-10-02T09:00:00Z">
        <w:r>
          <w:t xml:space="preserve">Thiếu bảng theo dõi (dashboard) thời gian thực</w:t>
        </w:r>
      </w:ins>
      <w:r>
        <w:t xml:space="preserve">: V1 không có giao diện thống kê thời gian thực cho lãnh đạo và trưởng các tổ để giám sát số phiếu tồn đọng, thời gian phản hồi trung bình, hiệu suất từng nhân viên/từng tổ, dẫn đến phản ứng chậm với các tình huống bất thường và khó ra quyết định dựa trên dữ liệu;</w:t>
      </w:r>
    </w:p>
    <w:p w14:paraId="3CA471DD" w14:textId="77777777" w:rsidR="00113F4C" w:rsidRPr="00113F4C" w:rsidRDefault="00113F4C" w:rsidP="00113F4C">
      <w:pPr>
        <w:pStyle w:val="Listbullet-"/>
      </w:pPr>
      <w:r>
        <w:t>Quy trình phê duyệt không đồng nhất: việc duyệt phiếu sửa chữa, phiếu điều xe hiện đang được thực hiện qua chữ ký giấy hoặc xác nhận miệng, dẫn đến chậm trễ, thất lạc và thiếu căn cứ truy vết khi xảy ra sự cố;</w:t>
      </w:r>
    </w:p>
    <w:p w14:paraId="1AD0ED4C" w14:textId="12013021" w:rsidR="00113F4C" w:rsidRDefault="00113F4C" w:rsidP="00113F4C">
      <w:pPr>
        <w:pStyle w:val="Listbullet-"/>
      </w:pPr>
      <w:r>
        <w:t xml:space="preserve">Thông báo thiếu chủ động: V1 chỉ hỗ trợ gửi email cơ bản, </w:t>
      </w:r>
      <w:del w:id="20012" w:author="Nhóm dự án" w:date="2026-10-02T09:00:00Z">
        <w:r>
          <w:delText xml:space="preserve">không có web push notification và không cho phép</w:delText>
        </w:r>
      </w:del>
      <w:ins w:id="20013" w:author="Nhóm dự án" w:date="2026-10-02T09:00:00Z">
        <w:r>
          <w:t xml:space="preserve">không có thông báo đẩy trên trình duyệt (web push), không ghi nhận người nhận đã đọc thông báo hay chưa và không cho phép</w:t>
        </w:r>
      </w:ins>
      <w:r>
        <w:t xml:space="preserve"> đăng ký nhận thông báo theo phòng ban hoặc loại sự kiện. Nhân viên thường không được thông báo kịp thời khi có yêu cầu mới hoặc khi trạng thái phiếu của họ thay đổi, dẫn đến mất nhiều thời gian liên lạc trao đổi và bỏ sót việc.</w:t>
      </w:r>
    </w:p>
    <w:p w14:paraId="6181321E" w14:textId="77777777" w:rsidR="00113F4C" w:rsidRDefault="00113F4C" w:rsidP="00113F4C">
      <w:pPr>
        <w:pStyle w:val="Heading2"/>
      </w:pPr>
      <w:r>
        <w:t>1.3. Sự cần thiết của đề án:</w:t>
      </w:r>
    </w:p>
    <w:p w14:paraId="346FBFB6" w14:textId="77777777" w:rsidR="00113F4C" w:rsidRDefault="00113F4C" w:rsidP="00113F4C">
      <w:pPr>
        <w:pStyle w:val="Bodytext"/>
      </w:pPr>
      <w:r>
        <w:t>Để giải quyết triệt để các hạn chế của hệ thống V1 nêu trên, đồng thời tận dụng tối đa năng lực nội bộ về phát triển phần mềm và tích hợp AI mà BIH đã xây dựng được, đề án phát triển hệ thống BIH Infrastructure Manager phiên bản V2, tên nội bộ: bih-infra-manager là cần thiết và mang tính chiến lược, với các lý do chính:</w:t>
      </w:r>
    </w:p>
    <w:p w14:paraId="3E1A6EF3" w14:textId="77777777" w:rsidR="00113F4C" w:rsidRPr="00113F4C" w:rsidRDefault="00113F4C" w:rsidP="00113F4C">
      <w:pPr>
        <w:pStyle w:val="Listbullet-"/>
      </w:pPr>
      <w:r>
        <w:t>Hợp nhất toàn bộ quy trình vận hành hạ tầng của bệnh viện trên một nền tảng web duy nhất, loại bỏ tình trạng phân tán dữ liệu và quy trình;</w:t>
      </w:r>
    </w:p>
    <w:p w14:paraId="171F4535" w14:textId="77777777" w:rsidR="00113F4C" w:rsidRPr="00113F4C" w:rsidRDefault="00113F4C" w:rsidP="00113F4C">
      <w:pPr>
        <w:pStyle w:val="Listbullet-"/>
      </w:pPr>
      <w:r>
        <w:t xml:space="preserve">Số hóa hoàn toàn quy trình phê duyệt đa cấp (Nhân viên → Tổ trưởng → Trưởng phòng) với đầy đủ lịch sử thao tác, </w:t>
      </w:r>
      <w:del w:id="20014" w:author="Nhóm dự án" w:date="2026-10-02T09:00:00Z">
        <w:r>
          <w:delText xml:space="preserve">comment,</w:delText>
        </w:r>
      </w:del>
      <w:ins w:id="20015" w:author="Nhóm dự án" w:date="2026-10-02T09:00:00Z">
        <w:r>
          <w:t xml:space="preserve">bình luận,</w:t>
        </w:r>
      </w:ins>
      <w:r>
        <w:t xml:space="preserve"> đính kèm tập tin và </w:t>
      </w:r>
      <w:del w:id="20016" w:author="Nhóm dự án" w:date="2026-10-02T09:00:00Z">
        <w:r>
          <w:delText xml:space="preserve">timeline</w:delText>
        </w:r>
      </w:del>
      <w:ins w:id="20017" w:author="Nhóm dự án" w:date="2026-10-02T09:00:00Z">
        <w:r>
          <w:t xml:space="preserve">dòng thời gian</w:t>
        </w:r>
      </w:ins>
      <w:r>
        <w:t xml:space="preserve"> hoạt động;</w:t>
      </w:r>
    </w:p>
    <w:p w14:paraId="25AECF6F" w14:textId="77777777" w:rsidR="00113F4C" w:rsidRPr="00113F4C" w:rsidRDefault="00113F4C" w:rsidP="00113F4C">
      <w:pPr>
        <w:pStyle w:val="Listbullet-"/>
      </w:pPr>
      <w:r>
        <w:t xml:space="preserve">Tự chủ về công nghệ: V2 được viết lại hoàn toàn trên </w:t>
      </w:r>
      <w:del w:id="20018" w:author="Nhóm dự án" w:date="2026-10-02T09:00:00Z">
        <w:r>
          <w:delText xml:space="preserve">stack mã nguồn mở</w:delText>
        </w:r>
      </w:del>
      <w:ins w:id="20019" w:author="Nhóm dự án" w:date="2026-10-02T09:00:00Z">
        <w:r>
          <w:t xml:space="preserve">nền tảng mã nguồn mở</w:t>
        </w:r>
      </w:ins>
      <w:r>
        <w:t xml:space="preserve"> (Next.js, PostgreSQL, MinIO, Docker, Prisma) - không còn phụ thuộc vào plugin thương mại như V1, chủ động về lộ trình tính năng và tiết kiệm chi phí bản quyền dài hạn;</w:t>
      </w:r>
    </w:p>
    <w:p w14:paraId="3E588C3F" w14:textId="77777777" w:rsidR="00113F4C" w:rsidRPr="00113F4C" w:rsidRDefault="00113F4C" w:rsidP="00113F4C">
      <w:pPr>
        <w:pStyle w:val="Listbullet-"/>
      </w:pPr>
      <w:r>
        <w:t>Tích hợp AI (Anthropic Claude, OpenAI, Google Gemini) để hỗ trợ phân tích dữ liệu và tóm tắt thông minh phù hợp với định hướng ứng dụng AI trong vận hành mà Phòng Quản Trị đang theo đuổi;</w:t>
      </w:r>
    </w:p>
    <w:p w14:paraId="66092C32" w14:textId="77777777" w:rsidR="00113F4C" w:rsidRPr="00113F4C" w:rsidRDefault="00113F4C" w:rsidP="00113F4C">
      <w:pPr>
        <w:pStyle w:val="Listbullet-"/>
      </w:pPr>
      <w:r>
        <w:t>Hệ thống đã được triển khai thực tế tại địa chỉ ops.bih-ai.com, là minh chứng rõ ràng cho khả năng vận hành ổn định và sẵn sàng nhân rộng các tính năng mới.</w:t>
      </w:r>
    </w:p>
    <w:p w14:paraId="52A00F8B" w14:textId="1653C85D" w:rsidR="00113F4C" w:rsidRPr="00113F4C" w:rsidRDefault="00113F4C" w:rsidP="00113F4C">
      <w:pPr>
        <w:pStyle w:val="Bodytext"/>
      </w:pPr>
      <w:r>
        <w:t xml:space="preserve">Lợi ích mong đợi: rút ngắn thời gian tiếp nhận và xử lý phiếu, tăng tính minh bạch và truy vết trong vận hành, cung cấp dữ liệu định lượng làm cơ sở đánh giá hiệu suất và </w:t>
      </w:r>
      <w:del w:id="20020" w:author="Nhóm dự án" w:date="2026-10-02T09:00:00Z">
        <w:r>
          <w:delText xml:space="preserve">cải tiến chất lượng liên tục.</w:delText>
        </w:r>
      </w:del>
      <w:ins w:id="20021" w:author="Nhóm dự án" w:date="2026-10-02T09:00:00Z">
        <w:r>
          <w:t xml:space="preserve">cải tiến chất lượng liên tục; đồng thời không phát sinh chi phí bản quyền phần mềm lặp lại hằng năm so với các giải pháp thương mại.</w:t>
        </w:r>
      </w:ins>
    </w:p>
    <w:p w14:paraId="02FFAF54" w14:textId="77777777" w:rsidR="00002871" w:rsidRDefault="00702D54" w:rsidP="0051060F">
      <w:pPr>
        <w:pStyle w:val="Heading1"/>
      </w:pPr>
      <w:r>
        <w:t xml:space="preserve">2. MỤC TIÊU</w:t>
      </w:r>
    </w:p>
    <w:p w14:paraId="147987B7" w14:textId="5D45FF97" w:rsidR="00113F4C" w:rsidRDefault="00113F4C" w:rsidP="00113F4C">
      <w:pPr>
        <w:pStyle w:val="Listbullet-"/>
      </w:pPr>
      <w:r>
        <w:t>Đề án đặt ra các mục tiêu cụ thể, có thể đo lường được (SMART), dựa trên thực trạng vận hành V1 và các yêu cầu cải tiến đã xác định:</w:t>
      </w:r>
    </w:p>
    <w:p w14:paraId="06E897D3" w14:textId="77777777" w:rsidR="00113F4C" w:rsidRDefault="00113F4C" w:rsidP="00113F4C">
      <w:pPr>
        <w:pStyle w:val="Heading3"/>
      </w:pPr>
      <w:r>
        <w:t>2.1 Mục tiêu cụ thể</w:t>
      </w:r>
    </w:p>
    <w:p w14:paraId="55490232" w14:textId="0F0361D0" w:rsidR="008C373F" w:rsidRDefault="008C373F" w:rsidP="00113F4C">
      <w:pPr>
        <w:pStyle w:val="Listbullet-"/>
        <w:rPr/>
      </w:pPr>
      <w:del w:id="20022" w:author="Nhóm dự án" w:date="2026-10-02T09:00:00Z">
        <w:r>
          <w:delText xml:space="preserve">Thêm mục tiêu: Vận hành Hệ thống quản lý vận hành hạ tầng (có thể ghi chi tiết có bao nhiêu tính năng) cho phòng Quản trị tính đến ngày 31/12/2026.</w:delText>
        </w:r>
      </w:del>
      <w:ins w:id="20023" w:author="Nhóm dự án" w:date="2026-10-02T09:00:00Z">
        <w:r>
          <w:t xml:space="preserve">Mục tiêu 1: Đưa vào vận hành Hệ thống quản lý vận hành hạ tầng với 08 phân hệ chức năng cho phòng Quản trị tính đến ngày 31/12/2026.</w:t>
        </w:r>
      </w:ins>
    </w:p>
    <w:p w14:paraId="4A9F2E02" w14:textId="4EE34DF8" w:rsidR="00113F4C" w:rsidRPr="00113F4C" w:rsidRDefault="00113F4C" w:rsidP="00113F4C">
      <w:pPr>
        <w:pStyle w:val="Listbullet-"/>
      </w:pPr>
      <w:del w:id="20024" w:author="Nhóm dự án" w:date="2026-10-02T09:00:00Z">
        <w:r>
          <w:delText xml:space="preserve">Mục tiêu 1: Đạt 100% tỷ lệ số hóa phiếu yêu cầu vận hành của phòng Quản trị tính đến ngày 31/12/2026: </w:delText>
        </w:r>
      </w:del>
      <w:commentRangeStart w:id="14"/>
      <w:commentRangeStart w:id="502"/>
      <w:del w:id="20025" w:author="Nhóm dự án" w:date="2026-10-02T09:00:00Z">
        <w:r>
          <w:delText>Toàn bộ phiếu (sửa chữa, điều xe, sự cố an ninh, đăng ký thi công, dự trù, hợp đồng, đặt hàng) được tạo và xử lý trên hệ thống, không kèm giấy tờ song song. Đo lường: tỷ lệ số hóa phiếu (%) theo tháng;</w:delText>
        </w:r>
      </w:del>
      <w:commentRangeEnd w:id="502"/>
      <w:commentRangeEnd w:id="14"/>
      <w:r>
        <w:rPr>
          <w:rStyle w:val="CommentReference"/>
          <w:sz w:val="24"/>
          <w:szCs w:val="24"/>
        </w:rPr>
        <w:commentReference w:id="14"/>
      </w:r>
      <w:r>
        <w:rPr>
          <w:rStyle w:val="CommentReference"/>
        </w:rPr>
        <w:commentReference w:id="502"/>
      </w:r>
      <w:ins w:id="20026" w:author="Nhóm dự án" w:date="2026-10-02T09:00:00Z">
        <w:r>
          <w:t xml:space="preserve">Mục tiêu 2: Đạt 100% tỷ lệ số hóa phiếu yêu cầu vận hành của phòng Quản trị tính đến ngày 31/12/2026.</w:t>
        </w:r>
      </w:ins>
    </w:p>
    <w:p w14:paraId="57B4EEEC" w14:textId="44D807E5" w:rsidR="00113F4C" w:rsidRPr="00113F4C" w:rsidRDefault="00113F4C" w:rsidP="00113F4C">
      <w:pPr>
        <w:pStyle w:val="Listbullet-"/>
      </w:pPr>
      <w:del w:id="20027" w:author="Nhóm dự án" w:date="2026-10-02T09:00:00Z">
        <w:r>
          <w:delText xml:space="preserve">Mục tiêu 2: Đạt 100%  thời gian tiếp nhận phiếu xuống dưới 30 phút của phòng Quản trị tính đến ngày 31/12/2026</w:delText>
        </w:r>
      </w:del>
      <w:commentRangeStart w:id="18"/>
      <w:commentRangeStart w:id="503"/>
      <w:del w:id="20028" w:author="Nhóm dự án" w:date="2026-10-02T09:00:00Z">
        <w:r>
          <w:delText>: Tính từ lúc phiếu được tạo đến khi được tiếp nhận/phân công xử lý lần đầu; mục tiêu &lt; 30 phút (so với vài giờ đến vài ngày hiện tại tại V1 khi người phụ trách đi vắng). Đo lường: thời gian tiếp nhận trung bình theo tuần;</w:delText>
        </w:r>
      </w:del>
      <w:commentRangeEnd w:id="503"/>
      <w:commentRangeEnd w:id="18"/>
      <w:r>
        <w:rPr>
          <w:rStyle w:val="CommentReference"/>
          <w:sz w:val="24"/>
          <w:szCs w:val="24"/>
        </w:rPr>
        <w:commentReference w:id="18"/>
      </w:r>
      <w:r>
        <w:rPr>
          <w:rStyle w:val="CommentReference"/>
        </w:rPr>
        <w:commentReference w:id="503"/>
      </w:r>
      <w:ins w:id="20029" w:author="Nhóm dự án" w:date="2026-10-02T09:00:00Z">
        <w:r>
          <w:t xml:space="preserve">Mục tiêu 3: Đạt ≥ 90% tỷ lệ phiếu yêu cầu được tiếp nhận trong vòng 30 phút của phòng Quản trị tính đến ngày 31/12/2026.</w:t>
        </w:r>
      </w:ins>
    </w:p>
    <w:p w14:paraId="533EB8A9" w14:textId="765F56EF" w:rsidR="00113F4C" w:rsidRPr="00113F4C" w:rsidRDefault="00113F4C" w:rsidP="00113F4C">
      <w:pPr>
        <w:pStyle w:val="Listbullet-"/>
      </w:pPr>
      <w:del w:id="20030" w:author="Nhóm dự án" w:date="2026-10-02T09:00:00Z">
        <w:r>
          <w:delText xml:space="preserve">Mục tiêu 3: Đạt tỷ lệ phiếu xử lý đúng hạn SLA ≥ 80% (3 tháng đầu) và ≥ 90% (từ tháng 4 trở đi) của phòng Quản trị tính đến ngày 31/12/2026: </w:delText>
        </w:r>
      </w:del>
      <w:commentRangeStart w:id="27"/>
      <w:commentRangeStart w:id="504"/>
      <w:del w:id="20031" w:author="Nhóm dự án" w:date="2026-10-02T09:00:00Z">
        <w:r>
          <w:delText>Tính trên tổng số phiếu hoàn tất trong kỳ. Đo lường: báo cáo tháng theo từng loại phiếu;</w:delText>
        </w:r>
      </w:del>
      <w:commentRangeEnd w:id="504"/>
      <w:commentRangeEnd w:id="27"/>
      <w:r>
        <w:rPr>
          <w:rStyle w:val="CommentReference"/>
          <w:sz w:val="24"/>
          <w:szCs w:val="24"/>
        </w:rPr>
        <w:commentReference w:id="27"/>
      </w:r>
      <w:r>
        <w:rPr>
          <w:rStyle w:val="CommentReference"/>
        </w:rPr>
        <w:commentReference w:id="504"/>
      </w:r>
      <w:ins w:id="20032" w:author="Nhóm dự án" w:date="2026-10-02T09:00:00Z">
        <w:r>
          <w:t xml:space="preserve">Mục tiêu 4: Đạt ≥ 90% tỷ lệ phiếu yêu cầu được xử lý đúng hạn của phòng Quản trị tính đến ngày 31/12/2026.</w:t>
        </w:r>
      </w:ins>
    </w:p>
    <w:p w14:paraId="283F1EF0" w14:textId="64F7030E" w:rsidR="00113F4C" w:rsidRPr="00113F4C" w:rsidRDefault="00113F4C" w:rsidP="00113F4C">
      <w:pPr>
        <w:pStyle w:val="Listbullet-"/>
      </w:pPr>
      <w:commentRangeStart w:id="28"/>
      <w:commentRangeStart w:id="505"/>
      <w:del w:id="20033" w:author="Nhóm dự án" w:date="2026-10-02T09:00:00Z">
        <w:r>
          <w:lastRenderedPageBreak/>
          <w:delText>Mục tiêu 4</w:delText>
        </w:r>
      </w:del>
      <w:commentRangeEnd w:id="505"/>
      <w:commentRangeEnd w:id="28"/>
      <w:r>
        <w:rPr>
          <w:rStyle w:val="CommentReference"/>
          <w:sz w:val="24"/>
          <w:szCs w:val="24"/>
        </w:rPr>
        <w:commentReference w:id="28"/>
      </w:r>
      <w:r>
        <w:rPr>
          <w:rStyle w:val="CommentReference"/>
        </w:rPr>
        <w:commentReference w:id="505"/>
      </w:r>
      <w:del w:id="20034" w:author="Nhóm dự án" w:date="2026-10-02T09:00:00Z">
        <w:r>
          <w:delText xml:space="preserve">: Đạt 100% độ phủ thông báo  tất cả sự kiện quan trọng (phiếu mới, phân công, chờ duyệt, sắp đến hạn) được gửi thành công đến đúng người nhận qua ít nhất một trong ba kênh: web push, email, in-app của phòng Quản trị tính đến ngày 31/12/2026</w:delText>
        </w:r>
      </w:del>
      <w:commentRangeStart w:id="37"/>
      <w:commentRangeStart w:id="506"/>
      <w:del w:id="20035" w:author="Nhóm dự án" w:date="2026-10-02T09:00:00Z">
        <w:r>
          <w:delText>. Đo lường: tỷ lệ gửi thành công theo log hệ thống;</w:delText>
        </w:r>
      </w:del>
      <w:commentRangeEnd w:id="506"/>
      <w:commentRangeEnd w:id="37"/>
      <w:r>
        <w:rPr>
          <w:rStyle w:val="CommentReference"/>
          <w:sz w:val="24"/>
          <w:szCs w:val="24"/>
        </w:rPr>
        <w:commentReference w:id="37"/>
      </w:r>
      <w:r>
        <w:rPr>
          <w:rStyle w:val="CommentReference"/>
        </w:rPr>
        <w:commentReference w:id="506"/>
      </w:r>
      <w:ins w:id="20036" w:author="Nhóm dự án" w:date="2026-10-02T09:00:00Z">
        <w:r>
          <w:t xml:space="preserve">Mục tiêu 5: Đạt ≥ 95% tỷ lệ thông báo được người nhận xác nhận đúng hạn của phòng Quản trị tính đến ngày 31/12/2026.</w:t>
        </w:r>
      </w:ins>
    </w:p>
    <w:p w14:paraId="063BFCD9" w14:textId="0EB13363" w:rsidR="00113F4C" w:rsidRDefault="00113F4C" w:rsidP="0051060F">
      <w:pPr>
        <w:pStyle w:val="Listbullet-"/>
      </w:pPr>
      <w:commentRangeStart w:id="38"/>
      <w:commentRangeStart w:id="507"/>
      <w:del w:id="20037" w:author="Nhóm dự án" w:date="2026-10-02T09:00:00Z">
        <w:r>
          <w:delText>Mục tiêu 5</w:delText>
        </w:r>
      </w:del>
      <w:commentRangeEnd w:id="507"/>
      <w:commentRangeEnd w:id="38"/>
      <w:r>
        <w:rPr>
          <w:rStyle w:val="CommentReference"/>
          <w:sz w:val="24"/>
          <w:szCs w:val="24"/>
        </w:rPr>
        <w:commentReference w:id="38"/>
      </w:r>
      <w:r>
        <w:rPr>
          <w:rStyle w:val="CommentReference"/>
        </w:rPr>
        <w:commentReference w:id="507"/>
      </w:r>
      <w:del w:id="20038" w:author="Nhóm dự án" w:date="2026-10-02T09:00:00Z">
        <w:r>
          <w:delText>: Tiết kiệm chi phí vận hành so với giải pháp thương mại: Không phát sinh chi phí bản quyền phần mềm lặp lại sau khi triển khai. Đo lường: so sánh chi phí V2 với báo giá CMMS/FSM thương mại tương đương.</w:delText>
        </w:r>
      </w:del>
      <w:ins w:id="20039" w:author="Nhóm dự án" w:date="2026-10-02T09:00:00Z">
        <w:r>
          <w:t xml:space="preserve">Mục tiêu 6: Đạt điểm hài lòng trung bình ≥ 4,0/5 của người sử dụng Hệ thống quản lý vận hành hạ tầng tính đến ngày 31/12/2026.</w:t>
        </w:r>
      </w:ins>
    </w:p>
    <w:p>
      <w:pPr>
        <w:pStyle w:val="Listbullet-"/>
        <w:rPr>
          <w:ins w:id="20040" w:author="Nhóm dự án" w:date="2026-10-02T09:00:00Z"/>
        </w:rPr>
      </w:pPr>
      <w:ins w:id="20041" w:author="Nhóm dự án" w:date="2026-10-02T09:00:00Z">
        <w:r>
          <w:t xml:space="preserve">Mục tiêu 7: Đạt ≥ 99,5% thời gian hoạt động ổn định hằng tháng của Hệ thống quản lý vận hành hạ tầng tính đến ngày 31/12/2026.</w:t>
        </w:r>
      </w:ins>
    </w:p>
    <w:p w14:paraId="1A56EFF0" w14:textId="77777777" w:rsidR="00113F4C" w:rsidRDefault="00113F4C" w:rsidP="00113F4C">
      <w:pPr>
        <w:pStyle w:val="Heading2"/>
      </w:pPr>
      <w:r>
        <w:t>2.2 Định nghĩa biến</w:t>
      </w:r>
    </w:p>
    <w:p w14:paraId="145F025C" w14:textId="531B7185" w:rsidR="00C80483" w:rsidRDefault="00C80483" w:rsidP="00113F4C">
      <w:pPr>
        <w:pStyle w:val="Listbullet-"/>
        <w:rPr>
          <w:del w:id="20043" w:author="Nhóm dự án" w:date="2026-10-02T09:00:00Z"/>
        </w:rPr>
      </w:pPr>
      <w:del w:id="20042" w:author="Nhóm dự án" w:date="2026-10-02T09:00:00Z">
        <w:r>
          <w:delText xml:space="preserve">Xây dựng biến cho mục tiêu vận hành Hệ thống: Số tính năng được hoàn thiện: ?</w:delText>
        </w:r>
      </w:del>
    </w:p>
    <w:p w14:paraId="27721AF4" w14:textId="381EE5B4" w:rsidR="00113F4C" w:rsidRPr="00113F4C" w:rsidRDefault="00113F4C" w:rsidP="00113F4C">
      <w:pPr>
        <w:pStyle w:val="Listbullet-"/>
        <w:rPr>
          <w:del w:id="20047" w:author="Nhóm dự án" w:date="2026-10-02T09:00:00Z"/>
        </w:rPr>
      </w:pPr>
      <w:del w:id="20044" w:author="Nhóm dự án" w:date="2026-10-02T09:00:00Z">
        <w:r>
          <w:delText xml:space="preserve">Thời gian tiếp nhận trung bình (KPI "&lt; 30 phút"): khoảng thời gian từ khi nhân viên tạo phiếu đến khi phiếu được tiếp nhận/phân công xử lý lần đầu (không phải thời gian phê duyệt cuối cùng). Tính bằng trung bình cộng của tất cả phiếu trong </w:delText>
        </w:r>
      </w:del>
      <w:commentRangeStart w:id="43"/>
      <w:commentRangeStart w:id="508"/>
      <w:del w:id="20045" w:author="Nhóm dự án" w:date="2026-10-02T09:00:00Z">
        <w:r>
          <w:delText>kỳ</w:delText>
        </w:r>
      </w:del>
      <w:commentRangeEnd w:id="508"/>
      <w:commentRangeEnd w:id="43"/>
      <w:r>
        <w:rPr>
          <w:rStyle w:val="CommentReference"/>
          <w:sz w:val="24"/>
          <w:szCs w:val="24"/>
        </w:rPr>
        <w:commentReference w:id="43"/>
      </w:r>
      <w:r>
        <w:rPr>
          <w:rStyle w:val="CommentReference"/>
        </w:rPr>
        <w:commentReference w:id="508"/>
      </w:r>
      <w:del w:id="20046" w:author="Nhóm dự án" w:date="2026-10-02T09:00:00Z">
        <w:r>
          <w:delText>;</w:delText>
        </w:r>
      </w:del>
    </w:p>
    <w:p w14:paraId="5F80B8BD" w14:textId="77777777" w:rsidR="00113F4C" w:rsidRPr="00113F4C" w:rsidRDefault="00113F4C" w:rsidP="00113F4C">
      <w:pPr>
        <w:pStyle w:val="Listbullet-"/>
        <w:rPr>
          <w:del w:id="20051" w:author="Nhóm dự án" w:date="2026-10-02T09:00:00Z"/>
        </w:rPr>
      </w:pPr>
      <w:del w:id="20048" w:author="Nhóm dự án" w:date="2026-10-02T09:00:00Z">
        <w:r>
          <w:delText xml:space="preserve">Thời gian xử lý phiếu: khoảng thời gian từ khi phiếu được tiếp nhận đến khi hoàn tất xử lý (đóng phiếu), tính riêng cho từng loại phiếu theo SLA tương </w:delText>
        </w:r>
      </w:del>
      <w:commentRangeStart w:id="44"/>
      <w:commentRangeStart w:id="509"/>
      <w:del w:id="20049" w:author="Nhóm dự án" w:date="2026-10-02T09:00:00Z">
        <w:r>
          <w:delText>ứng</w:delText>
        </w:r>
      </w:del>
      <w:commentRangeEnd w:id="509"/>
      <w:commentRangeEnd w:id="44"/>
      <w:r>
        <w:rPr>
          <w:rStyle w:val="CommentReference"/>
          <w:sz w:val="24"/>
          <w:szCs w:val="24"/>
        </w:rPr>
        <w:commentReference w:id="44"/>
      </w:r>
      <w:r>
        <w:rPr>
          <w:rStyle w:val="CommentReference"/>
        </w:rPr>
        <w:commentReference w:id="509"/>
      </w:r>
      <w:del w:id="20050" w:author="Nhóm dự án" w:date="2026-10-02T09:00:00Z">
        <w:r>
          <w:delText>;</w:delText>
        </w:r>
      </w:del>
    </w:p>
    <w:p w14:paraId="683C0A0B" w14:textId="16182439" w:rsidR="00113F4C" w:rsidRPr="00113F4C" w:rsidRDefault="00113F4C" w:rsidP="00113F4C">
      <w:pPr>
        <w:pStyle w:val="Listbullet-"/>
        <w:rPr>
          <w:del w:id="20053" w:author="Nhóm dự án" w:date="2026-10-02T09:00:00Z"/>
        </w:rPr>
      </w:pPr>
      <w:del w:id="20052" w:author="Nhóm dự án" w:date="2026-10-02T09:00:00Z">
        <w:r>
          <w:delText xml:space="preserve">Tỷ lệ phiếu được xử lý đúng hạn: Tỷ lệ phần trăm số phiếu có thời gian xử lý nằm trong thời hạn cam kết (SLA) của loại phiếu tương ứng, trên tổng số phiếu hoàn tất phát sinh trong kỳ;</w:delText>
        </w:r>
      </w:del>
    </w:p>
    <w:p w14:paraId="625A2A9A" w14:textId="5318E394" w:rsidR="00113F4C" w:rsidRPr="00113F4C" w:rsidRDefault="00113F4C" w:rsidP="00113F4C">
      <w:pPr>
        <w:pStyle w:val="Listbullet-"/>
        <w:rPr>
          <w:del w:id="20058" w:author="Nhóm dự án" w:date="2026-10-02T09:00:00Z"/>
        </w:rPr>
      </w:pPr>
      <w:commentRangeStart w:id="46"/>
      <w:commentRangeStart w:id="510"/>
      <w:del w:id="20054" w:author="Nhóm dự án" w:date="2026-10-02T09:00:00Z">
        <w:r>
          <w:delText>Độ phủ thông báo</w:delText>
        </w:r>
      </w:del>
      <w:commentRangeEnd w:id="510"/>
      <w:commentRangeEnd w:id="46"/>
      <w:r>
        <w:rPr>
          <w:rStyle w:val="CommentReference"/>
          <w:sz w:val="24"/>
          <w:szCs w:val="24"/>
        </w:rPr>
        <w:commentReference w:id="46"/>
      </w:r>
      <w:r>
        <w:rPr>
          <w:rStyle w:val="CommentReference"/>
        </w:rPr>
        <w:commentReference w:id="510"/>
      </w:r>
      <w:del w:id="20055" w:author="Nhóm dự án" w:date="2026-10-02T09:00:00Z">
        <w:r>
          <w:delText xml:space="preserve">: Tỷ lệ phần trăm số sự kiện được gửi thông báo thành công đến đúng người nhận qua ít nhất một trong ba kênh (push, email, in-app), trên tổng số sự kiện phát </w:delText>
        </w:r>
      </w:del>
      <w:commentRangeStart w:id="48"/>
      <w:commentRangeStart w:id="511"/>
      <w:del w:id="20056" w:author="Nhóm dự án" w:date="2026-10-02T09:00:00Z">
        <w:r>
          <w:delText>sinh</w:delText>
        </w:r>
      </w:del>
      <w:commentRangeEnd w:id="511"/>
      <w:commentRangeEnd w:id="48"/>
      <w:r>
        <w:rPr>
          <w:rStyle w:val="CommentReference"/>
          <w:sz w:val="24"/>
          <w:szCs w:val="24"/>
        </w:rPr>
        <w:commentReference w:id="48"/>
      </w:r>
      <w:r>
        <w:rPr>
          <w:rStyle w:val="CommentReference"/>
        </w:rPr>
        <w:commentReference w:id="511"/>
      </w:r>
      <w:del w:id="20057" w:author="Nhóm dự án" w:date="2026-10-02T09:00:00Z">
        <w:r>
          <w:delText>;</w:delText>
        </w:r>
      </w:del>
    </w:p>
    <w:p w14:paraId="38213149" w14:textId="77777777" w:rsidR="00113F4C" w:rsidRPr="00113F4C" w:rsidRDefault="00113F4C" w:rsidP="00113F4C">
      <w:pPr>
        <w:pStyle w:val="Listbullet-"/>
        <w:rPr>
          <w:del w:id="20062" w:author="Nhóm dự án" w:date="2026-10-02T09:00:00Z"/>
        </w:rPr>
      </w:pPr>
      <w:del w:id="20059" w:author="Nhóm dự án" w:date="2026-10-02T09:00:00Z">
        <w:r>
          <w:delText xml:space="preserve">Tỷ lệ số hóa phiếu: phần trăm số phiếu vận hành được tạo và xử lý hoàn toàn trên hệ thống (không kèm giấy tờ song song) trên tổng số phiếu phát sinh trong </w:delText>
        </w:r>
      </w:del>
      <w:commentRangeStart w:id="49"/>
      <w:commentRangeStart w:id="512"/>
      <w:del w:id="20060" w:author="Nhóm dự án" w:date="2026-10-02T09:00:00Z">
        <w:r>
          <w:delText>kỳ</w:delText>
        </w:r>
      </w:del>
      <w:commentRangeEnd w:id="512"/>
      <w:commentRangeEnd w:id="49"/>
      <w:r>
        <w:rPr>
          <w:rStyle w:val="CommentReference"/>
          <w:sz w:val="24"/>
          <w:szCs w:val="24"/>
        </w:rPr>
        <w:commentReference w:id="49"/>
      </w:r>
      <w:r>
        <w:rPr>
          <w:rStyle w:val="CommentReference"/>
        </w:rPr>
        <w:commentReference w:id="512"/>
      </w:r>
      <w:del w:id="20061" w:author="Nhóm dự án" w:date="2026-10-02T09:00:00Z">
        <w:r>
          <w:delText>;</w:delText>
        </w:r>
      </w:del>
    </w:p>
    <w:p w14:paraId="6C6C811A" w14:textId="77777777" w:rsidR="00113F4C" w:rsidRPr="00113F4C" w:rsidRDefault="00113F4C" w:rsidP="00113F4C">
      <w:pPr>
        <w:pStyle w:val="Listbullet-"/>
        <w:rPr>
          <w:del w:id="20066" w:author="Nhóm dự án" w:date="2026-10-02T09:00:00Z"/>
        </w:rPr>
      </w:pPr>
      <w:del w:id="20063" w:author="Nhóm dự án" w:date="2026-10-02T09:00:00Z">
        <w:r>
          <w:delText xml:space="preserve">Số người dùng hoạt động hằng tuần (WAU): số tài khoản có ít nhất một phiên đăng nhập và thao tác trong tuần. Nguồn: log xác thực hệ </w:delText>
        </w:r>
      </w:del>
      <w:commentRangeStart w:id="50"/>
      <w:commentRangeStart w:id="513"/>
      <w:del w:id="20064" w:author="Nhóm dự án" w:date="2026-10-02T09:00:00Z">
        <w:r>
          <w:delText>thống</w:delText>
        </w:r>
      </w:del>
      <w:commentRangeEnd w:id="513"/>
      <w:commentRangeEnd w:id="50"/>
      <w:r>
        <w:rPr>
          <w:rStyle w:val="CommentReference"/>
          <w:sz w:val="24"/>
          <w:szCs w:val="24"/>
        </w:rPr>
        <w:commentReference w:id="50"/>
      </w:r>
      <w:r>
        <w:rPr>
          <w:rStyle w:val="CommentReference"/>
        </w:rPr>
        <w:commentReference w:id="513"/>
      </w:r>
      <w:del w:id="20065" w:author="Nhóm dự án" w:date="2026-10-02T09:00:00Z">
        <w:r>
          <w:delText>;</w:delText>
        </w:r>
      </w:del>
    </w:p>
    <w:p w14:paraId="19A1BC82" w14:textId="77777777" w:rsidR="00113F4C" w:rsidRPr="00113F4C" w:rsidRDefault="00113F4C" w:rsidP="00113F4C">
      <w:pPr>
        <w:pStyle w:val="Listbullet-"/>
        <w:rPr>
          <w:del w:id="20070" w:author="Nhóm dự án" w:date="2026-10-02T09:00:00Z"/>
        </w:rPr>
      </w:pPr>
      <w:del w:id="20067" w:author="Nhóm dự án" w:date="2026-10-02T09:00:00Z">
        <w:r>
          <w:delText>Số lỗi vận hành: số sự kiện HTTP 5xx ghi nhận trong tháng theo log Nginx/application. Mục tiêu uptime &gt;= 99,5%/</w:delText>
        </w:r>
      </w:del>
      <w:commentRangeStart w:id="51"/>
      <w:commentRangeStart w:id="514"/>
      <w:del w:id="20068" w:author="Nhóm dự án" w:date="2026-10-02T09:00:00Z">
        <w:r>
          <w:delText>tháng</w:delText>
        </w:r>
      </w:del>
      <w:commentRangeEnd w:id="514"/>
      <w:commentRangeEnd w:id="51"/>
      <w:r>
        <w:rPr>
          <w:rStyle w:val="CommentReference"/>
          <w:sz w:val="24"/>
          <w:szCs w:val="24"/>
        </w:rPr>
        <w:commentReference w:id="51"/>
      </w:r>
      <w:r>
        <w:rPr>
          <w:rStyle w:val="CommentReference"/>
        </w:rPr>
        <w:commentReference w:id="514"/>
      </w:r>
      <w:del w:id="20069" w:author="Nhóm dự án" w:date="2026-10-02T09:00:00Z">
        <w:r>
          <w:delText>;</w:delText>
        </w:r>
      </w:del>
    </w:p>
    <w:p w14:paraId="0571F166" w14:textId="2944568C" w:rsidR="00113F4C" w:rsidRPr="00113F4C" w:rsidRDefault="00113F4C" w:rsidP="00113F4C">
      <w:pPr>
        <w:pStyle w:val="Listbullet-"/>
        <w:rPr>
          <w:del w:id="20074" w:author="Nhóm dự án" w:date="2026-10-02T09:00:00Z"/>
        </w:rPr>
      </w:pPr>
      <w:del w:id="20071" w:author="Nhóm dự án" w:date="2026-10-02T09:00:00Z">
        <w:r>
          <w:delText xml:space="preserve">Mức độ hài lòng người dùng: điểm trung bình khảo sát định kỳ hằng quý (thang điểm 1–5). Thu thập qua form khảo sát nội bộ hoặc Google </w:delText>
        </w:r>
      </w:del>
      <w:commentRangeStart w:id="52"/>
      <w:commentRangeStart w:id="515"/>
      <w:del w:id="20072" w:author="Nhóm dự án" w:date="2026-10-02T09:00:00Z">
        <w:r>
          <w:delText>Form</w:delText>
        </w:r>
      </w:del>
      <w:commentRangeEnd w:id="515"/>
      <w:commentRangeEnd w:id="52"/>
      <w:r>
        <w:rPr>
          <w:rStyle w:val="CommentReference"/>
          <w:sz w:val="24"/>
          <w:szCs w:val="24"/>
        </w:rPr>
        <w:commentReference w:id="52"/>
      </w:r>
      <w:r>
        <w:rPr>
          <w:rStyle w:val="CommentReference"/>
        </w:rPr>
        <w:commentReference w:id="515"/>
      </w:r>
      <w:del w:id="20073" w:author="Nhóm dự án" w:date="2026-10-02T09:00:00Z">
        <w:r>
          <w:delText>.</w:delText>
        </w:r>
      </w:del>
    </w:p>
    <w:p>
      <w:pPr>
        <w:pStyle w:val="Listbullet-"/>
        <w:rPr>
          <w:ins w:id="20075" w:author="Nhóm dự án" w:date="2026-10-02T09:00:00Z"/>
        </w:rPr>
      </w:pPr>
      <w:ins w:id="20076" w:author="Nhóm dự án" w:date="2026-10-02T09:00:00Z">
        <w:r>
          <w:rPr>
            <w:b/>
          </w:rPr>
          <w:t xml:space="preserve">Số phân hệ được đưa vào vận hành (biến cho Mục tiêu 1): </w:t>
        </w:r>
        <w:r>
          <w:t xml:space="preserve">số phân hệ chức năng đã hoàn thành kiểm thử nghiệm thu, được Trưởng phòng Quản trị xác nhận và có người dùng thực tế sử dụng. 08 phân hệ gồm: (1) Phiếu yêu cầu; (2) Điều xe; (3) Kỹ thuật – bảo trì tài sản; (4) Hộ lý; (5) Vật tư; (6) An ninh; (7) Môi trường; (8) Thông báo đa kênh và trợ lý AI. Nguồn: biên bản nghiệm thu từng phân hệ;</w:t>
        </w:r>
      </w:ins>
    </w:p>
    <w:p>
      <w:pPr>
        <w:pStyle w:val="Listbullet-"/>
        <w:rPr>
          <w:ins w:id="20077" w:author="Nhóm dự án" w:date="2026-10-02T09:00:00Z"/>
        </w:rPr>
      </w:pPr>
      <w:ins w:id="20078" w:author="Nhóm dự án" w:date="2026-10-02T09:00:00Z">
        <w:r>
          <w:rPr>
            <w:b/>
          </w:rPr>
          <w:t xml:space="preserve">Tỷ lệ số hóa phiếu (biến cho Mục tiêu 2): </w:t>
        </w:r>
        <w:r>
          <w:t xml:space="preserve">số phiếu được tạo và xử lý hoàn toàn trên hệ thống (không kèm giấy tờ song song) / tổng số phiếu phát sinh trong kỳ × 100%. Phạm vi: phiếu sửa chữa, điều xe, sự cố an ninh, đăng ký thi công, dự trù, hợp đồng, đặt hàng. Tổng số phiếu phát sinh gồm phiếu trên hệ thống và phiếu giấy còn phát sinh do các tổ thống kê. Đo hằng tháng;</w:t>
        </w:r>
      </w:ins>
    </w:p>
    <w:p>
      <w:pPr>
        <w:pStyle w:val="Listbullet-"/>
        <w:rPr>
          <w:ins w:id="20079" w:author="Nhóm dự án" w:date="2026-10-02T09:00:00Z"/>
        </w:rPr>
      </w:pPr>
      <w:ins w:id="20080" w:author="Nhóm dự án" w:date="2026-10-02T09:00:00Z">
        <w:r>
          <w:rPr>
            <w:b/>
          </w:rPr>
          <w:t xml:space="preserve">Tỷ lệ phiếu được tiếp nhận trong vòng 30 phút (biến cho Mục tiêu 3): </w:t>
        </w:r>
        <w:r>
          <w:t xml:space="preserve">số phiếu có thời gian tiếp nhận ≤ 30 phút / tổng số phiếu được tạo trong kỳ × 100%. Thời gian tiếp nhận tính từ khi phiếu được tạo đến khi phiếu được tiếp nhận/phân công xử lý lần đầu (không phải thời điểm phê duyệt cuối cùng). Hiện trạng tại V1: từ vài giờ đến vài ngày khi người phụ trách đi vắng. Đo hằng tuần;</w:t>
        </w:r>
      </w:ins>
    </w:p>
    <w:p>
      <w:pPr>
        <w:pStyle w:val="Listbullet-"/>
        <w:rPr>
          <w:ins w:id="20081" w:author="Nhóm dự án" w:date="2026-10-02T09:00:00Z"/>
        </w:rPr>
      </w:pPr>
      <w:ins w:id="20082" w:author="Nhóm dự án" w:date="2026-10-02T09:00:00Z">
        <w:r>
          <w:rPr>
            <w:b/>
          </w:rPr>
          <w:t xml:space="preserve">Tỷ lệ phiếu được xử lý đúng hạn (biến cho Mục tiêu 4): </w:t>
        </w:r>
        <w:r>
          <w:t xml:space="preserve">số phiếu hoàn tất trong thời hạn cam kết / tổng số phiếu hoàn tất trong kỳ × 100%. Thời gian xử lý tính từ khi phiếu được tiếp nhận đến khi hoàn tất (đóng phiếu); thời hạn cam kết quy định riêng cho từng loại phiếu </w:t>
        </w:r>
        <w:r>
          <w:rPr>
            <w:highlight w:val="yellow"/>
          </w:rPr>
          <w:t xml:space="preserve">[bảng thời hạn theo loại phiếu – nhóm dự án bổ sung]</w:t>
        </w:r>
        <w:r>
          <w:t xml:space="preserve">. Lộ trình: ≥ 80% trong 3 tháng đầu vận hành, ≥ 90% từ tháng thứ 4 đến ngày 31/12/2026. Báo cáo hằng tháng theo từng loại phiếu;</w:t>
        </w:r>
      </w:ins>
    </w:p>
    <w:p>
      <w:pPr>
        <w:pStyle w:val="Listbullet-"/>
        <w:rPr>
          <w:ins w:id="20083" w:author="Nhóm dự án" w:date="2026-10-02T09:00:00Z"/>
        </w:rPr>
      </w:pPr>
      <w:ins w:id="20084" w:author="Nhóm dự án" w:date="2026-10-02T09:00:00Z">
        <w:r>
          <w:rPr>
            <w:b/>
          </w:rPr>
          <w:t xml:space="preserve">Tỷ lệ thông báo được xác nhận đúng hạn (biến cho Mục tiêu 5): </w:t>
        </w:r>
        <w:r>
          <w:t xml:space="preserve">số thông báo được người nhận xác nhận (bấm “Đã nhận” hoặc tiếp nhận phiếu) trong thời hạn quy định / tổng số thông báo về sự kiện quan trọng (phiếu mới, phân công, chờ duyệt, sắp đến hạn) × 100%. Thời hạn xác nhận: phiếu khẩn cấp ≤ 15 phút, phiếu thông thường ≤ 30 phút. Thông báo đã gửi nhưng không được xác nhận trong thời hạn thì không tính là đạt. Hệ thống hiện chưa ghi nhận thời điểm người nhận đọc/xác nhận thông báo, vì vậy nhóm dự án bổ sung chức năng này (mục 4.8, Phụ lục 1); số liệu được tính từ khi chức năng đi vào vận hành;</w:t>
        </w:r>
      </w:ins>
    </w:p>
    <w:p>
      <w:pPr>
        <w:pStyle w:val="Listbullet-"/>
        <w:rPr>
          <w:ins w:id="20085" w:author="Nhóm dự án" w:date="2026-10-02T09:00:00Z"/>
        </w:rPr>
      </w:pPr>
      <w:ins w:id="20086" w:author="Nhóm dự án" w:date="2026-10-02T09:00:00Z">
        <w:r>
          <w:rPr>
            <w:b/>
          </w:rPr>
          <w:t xml:space="preserve">Phương án xử lý khi người nhận không xác nhận đúng hạn: </w:t>
        </w:r>
        <w:r>
          <w:t xml:space="preserve">(1) quá thời hạn, hệ thống tự động nhắc lại qua cả ba kênh (thông báo đẩy, email, trong ứng dụng); (2) quá 2 lần thời hạn, tự động chuyển cấp cho Tổ trưởng; (3) quá 3 lần thời hạn, chuyển cấp cho Trưởng phòng, đồng thời Tổ trưởng gọi điện trực tiếp cho người phụ trách hoặc phân công người khác. Mọi trường hợp chuyển cấp được ghi nhận để phân tích nguyên nhân hằng tháng;</w:t>
        </w:r>
      </w:ins>
    </w:p>
    <w:p>
      <w:pPr>
        <w:pStyle w:val="Listbullet-"/>
        <w:rPr>
          <w:ins w:id="20087" w:author="Nhóm dự án" w:date="2026-10-02T09:00:00Z"/>
        </w:rPr>
      </w:pPr>
      <w:ins w:id="20088" w:author="Nhóm dự án" w:date="2026-10-02T09:00:00Z">
        <w:r>
          <w:rPr>
            <w:b/>
          </w:rPr>
          <w:t xml:space="preserve">Điểm hài lòng trung bình của người sử dụng (biến cho Mục tiêu 6): </w:t>
        </w:r>
        <w:r>
          <w:t xml:space="preserve">điểm trung bình khảo sát định kỳ hằng quý (thang điểm 1–5) đối với người sử dụng tại các tổ vận hành, tham khảo thêm điểm chấm sao sau khi hoàn thành phiếu. Nguồn: phiếu khảo sát nội bộ và dữ liệu chấm sao trên hệ thống;</w:t>
        </w:r>
      </w:ins>
    </w:p>
    <w:p>
      <w:pPr>
        <w:pStyle w:val="Listbullet-"/>
        <w:rPr>
          <w:ins w:id="20089" w:author="Nhóm dự án" w:date="2026-10-02T09:00:00Z"/>
        </w:rPr>
      </w:pPr>
      <w:ins w:id="20090" w:author="Nhóm dự án" w:date="2026-10-02T09:00:00Z">
        <w:r>
          <w:rPr>
            <w:b/>
          </w:rPr>
          <w:t xml:space="preserve">Tỷ lệ thời gian hoạt động ổn định (biến cho Mục tiêu 7): </w:t>
        </w:r>
        <w:r>
          <w:t xml:space="preserve">(tổng thời gian trong tháng − thời gian hệ thống không truy cập được ngoài lịch bảo trì đã thông báo trước) / tổng thời gian trong tháng × 100%. Nguồn: công cụ giám sát hoạt động tự động và nhật ký máy chủ; số lỗi máy chủ (HTTP 5xx) được dùng để phân tích nguyên nhân gián đoạn. Đo hằng tháng.</w:t>
        </w:r>
      </w:ins>
    </w:p>
    <w:p w14:paraId="3D0BAE88" w14:textId="35E0A58E" w:rsidR="00742646" w:rsidRPr="00836CA1" w:rsidRDefault="00702D54" w:rsidP="0051060F">
      <w:pPr>
        <w:pStyle w:val="Heading1"/>
      </w:pPr>
      <w:r>
        <w:t xml:space="preserve">3. PHÂN TÍCH VẤN ĐỀ </w:t>
      </w:r>
    </w:p>
    <w:p w14:paraId="2F30463E" w14:textId="77777777" w:rsidR="00113F4C" w:rsidRDefault="00113F4C" w:rsidP="00113F4C">
      <w:pPr>
        <w:pStyle w:val="Bodytext"/>
        <w:rPr/>
      </w:pPr>
      <w:del w:id="20091" w:author="Nhóm dự án" w:date="2026-10-02T09:00:00Z">
        <w:r>
          <w:delText xml:space="preserve">Trên cơ sở thực tế vận hành hệ thống V1 (tổng hơn 500 phiếu đã xử lý) và khảo sát trực tiếp các tổ vận hành (Kỹ thuật, Hộ lý, Điều xe, Vật tư, An ninh, Môi trường), </w:delText>
        </w:r>
      </w:del>
      <w:commentRangeStart w:id="54"/>
      <w:commentRangeStart w:id="516"/>
      <w:del w:id="20092" w:author="Nhóm dự án" w:date="2026-10-02T09:00:00Z">
        <w:r>
          <w:delText>các nguyên nhân gốc rễ (root cause) dẫn đến bất cập được xác định như sau:</w:delText>
        </w:r>
      </w:del>
      <w:commentRangeEnd w:id="516"/>
      <w:commentRangeEnd w:id="54"/>
      <w:r>
        <w:rPr>
          <w:rStyle w:val="CommentReference"/>
          <w:sz w:val="24"/>
          <w:szCs w:val="24"/>
        </w:rPr>
        <w:commentReference w:id="54"/>
      </w:r>
      <w:r>
        <w:rPr>
          <w:rStyle w:val="CommentReference"/>
        </w:rPr>
        <w:commentReference w:id="516"/>
      </w:r>
      <w:ins w:id="20093" w:author="Nhóm dự án" w:date="2026-10-02T09:00:00Z">
        <w:r>
          <w:t xml:space="preserve">Trên cơ sở thực tế vận hành hệ thống V1 (hơn 500 phiếu đã xử lý) và khảo sát trực tiếp các tổ vận hành (Kỹ thuật, Hộ lý, Điều xe, Vật tư, An ninh, Môi trường), nhóm dự án phân tích vấn đề theo ba bước: (1) động não liệt kê các vấn đề và nguyên nhân; (2) phân nhóm nguyên nhân bằng biểu đồ xương cá; (3) dùng kỹ thuật 5 câu hỏi “Tại sao” để truy đến nguyên nhân gốc rễ của từng vấn đề.</w:t>
        </w:r>
      </w:ins>
    </w:p>
    <w:p w14:paraId="31D6694B" w14:textId="6084590A" w:rsidR="00576FD4" w:rsidRDefault="00576FD4">
      <w:pPr>
        <w:pStyle w:val="Heading2"/>
        <w:rPr/>
      </w:pPr>
      <w:r>
        <w:t>3.1. Xác định nguyên nhân gốc rễ</w:t>
      </w:r>
    </w:p>
    <w:p w14:paraId="5315C4A4" w14:textId="1DAF59A6" w:rsidR="00677428" w:rsidRDefault="00677428" w:rsidP="00113F4C">
      <w:pPr>
        <w:pStyle w:val="Bodytext"/>
        <w:rPr/>
      </w:pPr>
      <w:del w:id="20094" w:author="Nhóm dự án" w:date="2026-10-02T09:00:00Z">
        <w:r>
          <w:delText>Sử dụng kỹ thuật: Động não để xác định nguyên nhân gốc rễ</w:delText>
        </w:r>
      </w:del>
      <w:ins w:id="20095" w:author="Nhóm dự án" w:date="2026-10-02T09:00:00Z">
        <w:r>
          <w:t xml:space="preserve">Công cụ sử dụng: Động não (thu thập ý kiến), Biểu đồ xương cá (phân nhóm nguyên nhân) và 5 câu hỏi “Tại sao” (truy nguyên nhân gốc rễ). Buổi phân tích ngày </w:t>
        </w:r>
        <w:r>
          <w:rPr>
            <w:highlight w:val="yellow"/>
          </w:rPr>
          <w:t xml:space="preserve">[dd/mm/yyyy]</w:t>
        </w:r>
        <w:r>
          <w:t xml:space="preserve">, thành phần: nhóm dự án và tổ trưởng các tổ vận hành; nguyên nhân gốc rễ được chọn bằng biểu quyết của nhóm.</w:t>
        </w:r>
      </w:ins>
    </w:p>
    <w:p>
      <w:pPr>
        <w:pStyle w:val="Heading3"/>
        <w:rPr>
          <w:ins w:id="20123" w:author="Nhóm dự án" w:date="2026-10-02T09:00:00Z"/>
        </w:rPr>
      </w:pPr>
      <w:ins w:id="20124" w:author="Nhóm dự án" w:date="2026-10-02T09:00:00Z">
        <w:r>
          <w:t xml:space="preserve">3.1.1. Biểu đồ xương cá</w:t>
        </w:r>
      </w:ins>
    </w:p>
    <w:p>
      <w:pPr>
        <w:pStyle w:val="Bodytext"/>
        <w:rPr>
          <w:ins w:id="20125" w:author="Nhóm dự án" w:date="2026-10-02T09:00:00Z"/>
        </w:rPr>
      </w:pPr>
      <w:ins w:id="20126" w:author="Nhóm dự án" w:date="2026-10-02T09:00:00Z">
        <w:r>
          <w:t xml:space="preserve">Vấn đề trung tâm (đầu cá): Phiếu yêu cầu vận hành được tiếp nhận chậm, xử lý trễ hạn, khó truy vết và khó đánh giá chất lượng. Các nguyên nhân được phân thành 5 nhóm như sau:</w:t>
        </w:r>
      </w:ins>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447"/>
        <w:gridCol w:w="7748"/>
      </w:tblGrid>
      <w:tr>
        <w:trPr>
          <w:tblHeader/>
          <w:ins w:id="20096" w:author="Nhóm dự án" w:date="2026-10-02T09:00:00Z"/>
        </w:trPr>
        <w:tc>
          <w:tcPr>
            <w:tcW w:w="1200" w:type="pct"/>
            <w:shd w:val="clear" w:color="auto" w:fill="D5E8F0"/>
            <w:tcMar>
              <w:top w:w="80" w:type="dxa"/>
              <w:left w:w="120" w:type="dxa"/>
              <w:bottom w:w="80" w:type="dxa"/>
              <w:right w:w="120" w:type="dxa"/>
            </w:tcMar>
          </w:tcPr>
          <w:p>
            <w:pPr>
              <w:pStyle w:val="Titlecolumnoftable"/>
            </w:pPr>
            <w:ins w:id="20097" w:author="Nhóm dự án" w:date="2026-10-02T09:00:00Z">
              <w:r>
                <w:t xml:space="preserve">Nhóm nguyên nhân</w:t>
              </w:r>
            </w:ins>
          </w:p>
        </w:tc>
        <w:tc>
          <w:tcPr>
            <w:tcW w:w="3800" w:type="pct"/>
            <w:shd w:val="clear" w:color="auto" w:fill="D5E8F0"/>
            <w:tcMar>
              <w:top w:w="80" w:type="dxa"/>
              <w:left w:w="120" w:type="dxa"/>
              <w:bottom w:w="80" w:type="dxa"/>
              <w:right w:w="120" w:type="dxa"/>
            </w:tcMar>
          </w:tcPr>
          <w:p>
            <w:pPr>
              <w:pStyle w:val="Titlecolumnoftable"/>
            </w:pPr>
            <w:ins w:id="20098" w:author="Nhóm dự án" w:date="2026-10-02T09:00:00Z">
              <w:r>
                <w:t xml:space="preserve">Nguyên nhân ghi nhận</w:t>
              </w:r>
            </w:ins>
          </w:p>
        </w:tc>
      </w:tr>
      <w:tr>
        <w:trPr>
          <w:ins w:id="20099" w:author="Nhóm dự án" w:date="2026-10-02T09:00:00Z"/>
        </w:trPr>
        <w:tc>
          <w:tcPr>
            <w:tcW w:w="1200" w:type="pct"/>
            <w:tcMar>
              <w:top w:w="80" w:type="dxa"/>
              <w:left w:w="120" w:type="dxa"/>
              <w:bottom w:w="80" w:type="dxa"/>
              <w:right w:w="120" w:type="dxa"/>
            </w:tcMar>
          </w:tcPr>
          <w:p>
            <w:pPr>
              <w:pStyle w:val="BodytextTable"/>
            </w:pPr>
            <w:ins w:id="20100" w:author="Nhóm dự án" w:date="2026-10-02T09:00:00Z">
              <w:r>
                <w:t xml:space="preserve">Con người</w:t>
              </w:r>
            </w:ins>
          </w:p>
        </w:tc>
        <w:tc>
          <w:tcPr>
            <w:tcW w:w="3800" w:type="pct"/>
            <w:tcMar>
              <w:top w:w="80" w:type="dxa"/>
              <w:left w:w="120" w:type="dxa"/>
              <w:bottom w:w="80" w:type="dxa"/>
              <w:right w:w="120" w:type="dxa"/>
            </w:tcMar>
          </w:tcPr>
          <w:p>
            <w:pPr>
              <w:pStyle w:val="BodytextTable"/>
            </w:pPr>
            <w:ins w:id="20101" w:author="Nhóm dự án" w:date="2026-10-02T09:00:00Z">
              <w:r>
                <w:t xml:space="preserve">Người phụ trách vắng mặt, không có người thay thế tiếp nhận phiếu;</w:t>
              </w:r>
            </w:ins>
          </w:p>
          <w:p>
            <w:pPr>
              <w:pStyle w:val="BodytextTable"/>
            </w:pPr>
            <w:ins w:id="20102" w:author="Nhóm dự án" w:date="2026-10-02T09:00:00Z">
              <w:r>
                <w:t xml:space="preserve">Nhân viên hiện trường ít kiểm tra email;</w:t>
              </w:r>
            </w:ins>
          </w:p>
          <w:p>
            <w:pPr>
              <w:pStyle w:val="BodytextTable"/>
            </w:pPr>
            <w:ins w:id="20103" w:author="Nhóm dự án" w:date="2026-10-02T09:00:00Z">
              <w:r>
                <w:t xml:space="preserve">Thói quen trao đổi qua điện thoại, tin nhắn Zalo.</w:t>
              </w:r>
            </w:ins>
          </w:p>
        </w:tc>
      </w:tr>
      <w:tr>
        <w:trPr>
          <w:ins w:id="20104" w:author="Nhóm dự án" w:date="2026-10-02T09:00:00Z"/>
        </w:trPr>
        <w:tc>
          <w:tcPr>
            <w:tcW w:w="1200" w:type="pct"/>
            <w:tcMar>
              <w:top w:w="80" w:type="dxa"/>
              <w:left w:w="120" w:type="dxa"/>
              <w:bottom w:w="80" w:type="dxa"/>
              <w:right w:w="120" w:type="dxa"/>
            </w:tcMar>
          </w:tcPr>
          <w:p>
            <w:pPr>
              <w:pStyle w:val="BodytextTable"/>
            </w:pPr>
            <w:ins w:id="20105" w:author="Nhóm dự án" w:date="2026-10-02T09:00:00Z">
              <w:r>
                <w:t xml:space="preserve">Quy trình</w:t>
              </w:r>
            </w:ins>
          </w:p>
        </w:tc>
        <w:tc>
          <w:tcPr>
            <w:tcW w:w="3800" w:type="pct"/>
            <w:tcMar>
              <w:top w:w="80" w:type="dxa"/>
              <w:left w:w="120" w:type="dxa"/>
              <w:bottom w:w="80" w:type="dxa"/>
              <w:right w:w="120" w:type="dxa"/>
            </w:tcMar>
          </w:tcPr>
          <w:p>
            <w:pPr>
              <w:pStyle w:val="BodytextTable"/>
            </w:pPr>
            <w:ins w:id="20106" w:author="Nhóm dự án" w:date="2026-10-02T09:00:00Z">
              <w:r>
                <w:t xml:space="preserve">Phê duyệt bằng chữ ký giấy hoặc xác nhận miệng;</w:t>
              </w:r>
            </w:ins>
          </w:p>
          <w:p>
            <w:pPr>
              <w:pStyle w:val="BodytextTable"/>
            </w:pPr>
            <w:ins w:id="20107" w:author="Nhóm dự án" w:date="2026-10-02T09:00:00Z">
              <w:r>
                <w:t xml:space="preserve">Chưa quy định thời hạn xử lý cho từng loại phiếu;</w:t>
              </w:r>
            </w:ins>
          </w:p>
          <w:p>
            <w:pPr>
              <w:pStyle w:val="BodytextTable"/>
            </w:pPr>
            <w:ins w:id="20108" w:author="Nhóm dự án" w:date="2026-10-02T09:00:00Z">
              <w:r>
                <w:t xml:space="preserve">Chưa có quy định chuyển cấp khi không ai tiếp nhận phiếu.</w:t>
              </w:r>
            </w:ins>
          </w:p>
        </w:tc>
      </w:tr>
      <w:tr>
        <w:trPr>
          <w:ins w:id="20109" w:author="Nhóm dự án" w:date="2026-10-02T09:00:00Z"/>
        </w:trPr>
        <w:tc>
          <w:tcPr>
            <w:tcW w:w="1200" w:type="pct"/>
            <w:tcMar>
              <w:top w:w="80" w:type="dxa"/>
              <w:left w:w="120" w:type="dxa"/>
              <w:bottom w:w="80" w:type="dxa"/>
              <w:right w:w="120" w:type="dxa"/>
            </w:tcMar>
          </w:tcPr>
          <w:p>
            <w:pPr>
              <w:pStyle w:val="BodytextTable"/>
            </w:pPr>
            <w:ins w:id="20110" w:author="Nhóm dự án" w:date="2026-10-02T09:00:00Z">
              <w:r>
                <w:t xml:space="preserve">Công cụ, công nghệ</w:t>
              </w:r>
            </w:ins>
          </w:p>
        </w:tc>
        <w:tc>
          <w:tcPr>
            <w:tcW w:w="3800" w:type="pct"/>
            <w:tcMar>
              <w:top w:w="80" w:type="dxa"/>
              <w:left w:w="120" w:type="dxa"/>
              <w:bottom w:w="80" w:type="dxa"/>
              <w:right w:w="120" w:type="dxa"/>
            </w:tcMar>
          </w:tcPr>
          <w:p>
            <w:pPr>
              <w:pStyle w:val="BodytextTable"/>
            </w:pPr>
            <w:ins w:id="20111" w:author="Nhóm dự án" w:date="2026-10-02T09:00:00Z">
              <w:r>
                <w:t xml:space="preserve">V1 chỉ thông báo qua email, không ghi nhận người nhận đã đọc;</w:t>
              </w:r>
            </w:ins>
          </w:p>
          <w:p>
            <w:pPr>
              <w:pStyle w:val="BodytextTable"/>
            </w:pPr>
            <w:ins w:id="20112" w:author="Nhóm dự án" w:date="2026-10-02T09:00:00Z">
              <w:r>
                <w:t xml:space="preserve">Plugin thương mại ngừng cập nhật khi không gia hạn;</w:t>
              </w:r>
            </w:ins>
          </w:p>
          <w:p>
            <w:pPr>
              <w:pStyle w:val="BodytextTable"/>
            </w:pPr>
            <w:ins w:id="20113" w:author="Nhóm dự án" w:date="2026-10-02T09:00:00Z">
              <w:r>
                <w:t xml:space="preserve">Không có bảng theo dõi thời gian thực, không nhắc lịch bảo trì.</w:t>
              </w:r>
            </w:ins>
          </w:p>
        </w:tc>
      </w:tr>
      <w:tr>
        <w:trPr>
          <w:ins w:id="20114" w:author="Nhóm dự án" w:date="2026-10-02T09:00:00Z"/>
        </w:trPr>
        <w:tc>
          <w:tcPr>
            <w:tcW w:w="1200" w:type="pct"/>
            <w:tcMar>
              <w:top w:w="80" w:type="dxa"/>
              <w:left w:w="120" w:type="dxa"/>
              <w:bottom w:w="80" w:type="dxa"/>
              <w:right w:w="120" w:type="dxa"/>
            </w:tcMar>
          </w:tcPr>
          <w:p>
            <w:pPr>
              <w:pStyle w:val="BodytextTable"/>
            </w:pPr>
            <w:ins w:id="20115" w:author="Nhóm dự án" w:date="2026-10-02T09:00:00Z">
              <w:r>
                <w:t xml:space="preserve">Dữ liệu</w:t>
              </w:r>
            </w:ins>
          </w:p>
        </w:tc>
        <w:tc>
          <w:tcPr>
            <w:tcW w:w="3800" w:type="pct"/>
            <w:tcMar>
              <w:top w:w="80" w:type="dxa"/>
              <w:left w:w="120" w:type="dxa"/>
              <w:bottom w:w="80" w:type="dxa"/>
              <w:right w:w="120" w:type="dxa"/>
            </w:tcMar>
          </w:tcPr>
          <w:p>
            <w:pPr>
              <w:pStyle w:val="BodytextTable"/>
            </w:pPr>
            <w:ins w:id="20116" w:author="Nhóm dự án" w:date="2026-10-02T09:00:00Z">
              <w:r>
                <w:t xml:space="preserve">Dữ liệu nằm rải rác ở WordPress V1, Excel, sổ tay, tin nhắn;</w:t>
              </w:r>
            </w:ins>
          </w:p>
          <w:p>
            <w:pPr>
              <w:pStyle w:val="BodytextTable"/>
            </w:pPr>
            <w:ins w:id="20117" w:author="Nhóm dự án" w:date="2026-10-02T09:00:00Z">
              <w:r>
                <w:t xml:space="preserve">Không lưu lịch sử thao tác theo từng phiếu.</w:t>
              </w:r>
            </w:ins>
          </w:p>
        </w:tc>
      </w:tr>
      <w:tr>
        <w:trPr>
          <w:ins w:id="20118" w:author="Nhóm dự án" w:date="2026-10-02T09:00:00Z"/>
        </w:trPr>
        <w:tc>
          <w:tcPr>
            <w:tcW w:w="1200" w:type="pct"/>
            <w:tcMar>
              <w:top w:w="80" w:type="dxa"/>
              <w:left w:w="120" w:type="dxa"/>
              <w:bottom w:w="80" w:type="dxa"/>
              <w:right w:w="120" w:type="dxa"/>
            </w:tcMar>
          </w:tcPr>
          <w:p>
            <w:pPr>
              <w:pStyle w:val="BodytextTable"/>
            </w:pPr>
            <w:ins w:id="20119" w:author="Nhóm dự án" w:date="2026-10-02T09:00:00Z">
              <w:r>
                <w:t xml:space="preserve">Quản lý, đo lường</w:t>
              </w:r>
            </w:ins>
          </w:p>
        </w:tc>
        <w:tc>
          <w:tcPr>
            <w:tcW w:w="3800" w:type="pct"/>
            <w:tcMar>
              <w:top w:w="80" w:type="dxa"/>
              <w:left w:w="120" w:type="dxa"/>
              <w:bottom w:w="80" w:type="dxa"/>
              <w:right w:w="120" w:type="dxa"/>
            </w:tcMar>
          </w:tcPr>
          <w:p>
            <w:pPr>
              <w:pStyle w:val="BodytextTable"/>
            </w:pPr>
            <w:ins w:id="20120" w:author="Nhóm dự án" w:date="2026-10-02T09:00:00Z">
              <w:r>
                <w:t xml:space="preserve">Không có số liệu thời gian tiếp nhận, thời gian xử lý;</w:t>
              </w:r>
            </w:ins>
          </w:p>
          <w:p>
            <w:pPr>
              <w:pStyle w:val="BodytextTable"/>
            </w:pPr>
            <w:ins w:id="20121" w:author="Nhóm dự án" w:date="2026-10-02T09:00:00Z">
              <w:r>
                <w:t xml:space="preserve">Không thu thập đánh giá của người yêu cầu;</w:t>
              </w:r>
            </w:ins>
          </w:p>
          <w:p>
            <w:pPr>
              <w:pStyle w:val="BodytextTable"/>
            </w:pPr>
            <w:ins w:id="20122" w:author="Nhóm dự án" w:date="2026-10-02T09:00:00Z">
              <w:r>
                <w:t xml:space="preserve">Báo cáo tổng hợp thủ công.</w:t>
              </w:r>
            </w:ins>
          </w:p>
        </w:tc>
      </w:tr>
    </w:tbl>
    <w:p>
      <w:pPr>
        <w:rPr>
          <w:ins w:id="20127" w:author="Nhóm dự án" w:date="2026-10-02T09:00:00Z"/>
        </w:rPr>
      </w:pPr>
    </w:p>
    <w:p>
      <w:pPr>
        <w:pStyle w:val="Heading3"/>
        <w:rPr>
          <w:ins w:id="20128" w:author="Nhóm dự án" w:date="2026-10-02T09:00:00Z"/>
        </w:rPr>
      </w:pPr>
      <w:ins w:id="20129" w:author="Nhóm dự án" w:date="2026-10-02T09:00:00Z">
        <w:r>
          <w:t xml:space="preserve">3.1.2. Phân tích 5 câu hỏi “Tại sao” và xác định nguyên nhân gốc rễ</w:t>
        </w:r>
      </w:ins>
    </w:p>
    <w:p>
      <w:pPr>
        <w:pStyle w:val="Bodytext"/>
        <w:rPr>
          <w:ins w:id="20130" w:author="Nhóm dự án" w:date="2026-10-02T09:00:00Z"/>
        </w:rPr>
      </w:pPr>
      <w:ins w:id="20131" w:author="Nhóm dự án" w:date="2026-10-02T09:00:00Z">
        <w:r>
          <w:t xml:space="preserve">Với từng vấn đề, nhóm dự án đặt liên tiếp câu hỏi “Tại sao” cho đến khi tìm được nguyên nhân mà nếu khắc phục thì vấn đề không lặp lại. Kết quả xác định 07 nguyên nhân gốc rễ (NN1–NN7):</w:t>
        </w:r>
      </w:ins>
    </w:p>
    <w:tbl>
      <w:tblPr>
        <w:tblStyle w:val="TableGrid"/>
        <w:tblW w:w="5000" w:type="pct"/>
        <w:tblLook w:val="04A0" w:firstRow="1" w:lastRow="0" w:firstColumn="1" w:lastColumn="0" w:noHBand="0" w:noVBand="1"/>
      </w:tblPr>
      <w:tblGrid>
        <w:gridCol w:w="3397"/>
        <w:gridCol w:w="3399"/>
        <w:gridCol w:w="3399"/>
      </w:tblGrid>
      <w:tr w:rsidR="002E26E4" w14:paraId="5654B2B8" w14:textId="77777777" w:rsidTr="002E26E4">
        <w:tc>
          <w:tcPr>
            <w:tcW w:w="1666" w:type="pct"/>
          </w:tcPr>
          <w:p w14:paraId="7DF755DC" w14:textId="2D44A71F" w:rsidR="002E26E4" w:rsidRDefault="002E26E4" w:rsidP="00113F4C">
            <w:pPr>
              <w:pStyle w:val="Bodytext"/>
              <w:rPr/>
            </w:pPr>
            <w:r>
              <w:t>Vấn đề</w:t>
            </w:r>
          </w:p>
        </w:tc>
        <w:tc>
          <w:tcPr>
            <w:tcW w:w="1667" w:type="pct"/>
          </w:tcPr>
          <w:p w14:paraId="14A5D0CF" w14:textId="2C6512D9" w:rsidR="002E26E4" w:rsidRDefault="002E26E4" w:rsidP="00113F4C">
            <w:pPr>
              <w:pStyle w:val="Bodytext"/>
              <w:rPr/>
            </w:pPr>
            <w:r>
              <w:t xml:space="preserve">Nguyên nhân trung gian </w:t>
            </w:r>
            <w:del w:id="20132" w:author="Nhóm dự án" w:date="2026-10-02T09:00:00Z">
              <w:r>
                <w:delText xml:space="preserve">(nếu có)</w:delText>
              </w:r>
            </w:del>
            <w:ins w:id="20133" w:author="Nhóm dự án" w:date="2026-10-02T09:00:00Z">
              <w:r>
                <w:t xml:space="preserve">(các câu hỏi “Tại sao”)</w:t>
              </w:r>
            </w:ins>
          </w:p>
        </w:tc>
        <w:tc>
          <w:tcPr>
            <w:tcW w:w="1667" w:type="pct"/>
          </w:tcPr>
          <w:p w14:paraId="384860A7" w14:textId="3C0EE847" w:rsidR="002E26E4" w:rsidRDefault="002E26E4" w:rsidP="00113F4C">
            <w:pPr>
              <w:pStyle w:val="Bodytext"/>
              <w:rPr/>
            </w:pPr>
            <w:r>
              <w:t>Nguyên nhân gốc rễ</w:t>
            </w:r>
          </w:p>
        </w:tc>
      </w:tr>
      <w:tr w:rsidR="00002535" w14:paraId="2563ADFE" w14:textId="77777777" w:rsidTr="002E26E4">
        <w:trPr>
          <w:del w:id="20135" w:author="Nhóm dự án" w:date="2026-10-02T09:00:00Z"/>
        </w:trPr>
        <w:tc>
          <w:tcPr>
            <w:tcW w:w="1666" w:type="pct"/>
          </w:tcPr>
          <w:p w14:paraId="0A590FDE" w14:textId="77777777" w:rsidR="00002535" w:rsidRDefault="00002535" w:rsidP="00002535">
            <w:pPr>
              <w:pStyle w:val="Bodytext"/>
              <w:rPr/>
            </w:pPr>
          </w:p>
        </w:tc>
        <w:tc>
          <w:tcPr>
            <w:tcW w:w="1667" w:type="pct"/>
          </w:tcPr>
          <w:p w14:paraId="15C27505" w14:textId="77777777" w:rsidR="00002535" w:rsidRDefault="00002535" w:rsidP="00002535">
            <w:pPr>
              <w:pStyle w:val="Bodytext"/>
              <w:rPr/>
            </w:pPr>
          </w:p>
        </w:tc>
        <w:tc>
          <w:tcPr>
            <w:tcW w:w="1667" w:type="pct"/>
          </w:tcPr>
          <w:p w14:paraId="600FEB39" w14:textId="1751E825" w:rsidR="00002535" w:rsidRDefault="00002535" w:rsidP="00002535">
            <w:pPr>
              <w:pStyle w:val="Bodytext"/>
              <w:rPr/>
            </w:pPr>
            <w:del w:id="20134" w:author="Nhóm dự án" w:date="2026-10-02T09:00:00Z">
              <w:r>
                <w:delText>Dữ liệu phân tán: không có single source of truth.</w:delText>
              </w:r>
            </w:del>
          </w:p>
        </w:tc>
      </w:tr>
      <w:tr w:rsidR="00002535" w14:paraId="324674A5" w14:textId="77777777" w:rsidTr="002E26E4">
        <w:trPr>
          <w:del w:id="20137" w:author="Nhóm dự án" w:date="2026-10-02T09:00:00Z"/>
        </w:trPr>
        <w:tc>
          <w:tcPr>
            <w:tcW w:w="1666" w:type="pct"/>
          </w:tcPr>
          <w:p w14:paraId="7C16B087" w14:textId="77777777" w:rsidR="00002535" w:rsidRDefault="00002535" w:rsidP="00002535">
            <w:pPr>
              <w:pStyle w:val="Bodytext"/>
              <w:rPr/>
            </w:pPr>
          </w:p>
        </w:tc>
        <w:tc>
          <w:tcPr>
            <w:tcW w:w="1667" w:type="pct"/>
          </w:tcPr>
          <w:p w14:paraId="0D7F2149" w14:textId="77777777" w:rsidR="00002535" w:rsidRDefault="00002535" w:rsidP="00002535">
            <w:pPr>
              <w:pStyle w:val="Bodytext"/>
              <w:rPr/>
            </w:pPr>
          </w:p>
        </w:tc>
        <w:tc>
          <w:tcPr>
            <w:tcW w:w="1667" w:type="pct"/>
          </w:tcPr>
          <w:p w14:paraId="612C92E8" w14:textId="3C439D9F" w:rsidR="00002535" w:rsidRDefault="00002535" w:rsidP="00002535">
            <w:pPr>
              <w:pStyle w:val="Bodytext"/>
              <w:rPr/>
            </w:pPr>
            <w:del w:id="20136" w:author="Nhóm dự án" w:date="2026-10-02T09:00:00Z">
              <w:r>
                <w:delText>Chi phí bản quyền plugin, phụ thuộc nhà cung cấp.</w:delText>
              </w:r>
            </w:del>
          </w:p>
        </w:tc>
      </w:tr>
      <w:tr w:rsidR="00002535" w14:paraId="4F4515C8" w14:textId="77777777" w:rsidTr="002E26E4">
        <w:trPr>
          <w:del w:id="20139" w:author="Nhóm dự án" w:date="2026-10-02T09:00:00Z"/>
        </w:trPr>
        <w:tc>
          <w:tcPr>
            <w:tcW w:w="1666" w:type="pct"/>
          </w:tcPr>
          <w:p w14:paraId="53F5B276" w14:textId="77777777" w:rsidR="00002535" w:rsidRDefault="00002535" w:rsidP="00002535">
            <w:pPr>
              <w:pStyle w:val="Bodytext"/>
              <w:rPr/>
            </w:pPr>
          </w:p>
        </w:tc>
        <w:tc>
          <w:tcPr>
            <w:tcW w:w="1667" w:type="pct"/>
          </w:tcPr>
          <w:p w14:paraId="13CC2E83" w14:textId="77777777" w:rsidR="00002535" w:rsidRDefault="00002535" w:rsidP="00002535">
            <w:pPr>
              <w:pStyle w:val="Bodytext"/>
              <w:rPr/>
            </w:pPr>
          </w:p>
        </w:tc>
        <w:tc>
          <w:tcPr>
            <w:tcW w:w="1667" w:type="pct"/>
          </w:tcPr>
          <w:p w14:paraId="1B2122AC" w14:textId="0902AFDC" w:rsidR="00002535" w:rsidRDefault="00002535" w:rsidP="00002535">
            <w:pPr>
              <w:pStyle w:val="Bodytext"/>
              <w:rPr/>
            </w:pPr>
            <w:del w:id="20138" w:author="Nhóm dự án" w:date="2026-10-02T09:00:00Z">
              <w:r>
                <w:delText>Thiếu đánh giá sau hoàn thành.</w:delText>
              </w:r>
            </w:del>
          </w:p>
        </w:tc>
      </w:tr>
      <w:tr w:rsidR="00002535" w14:paraId="63DA1B93" w14:textId="77777777" w:rsidTr="002E26E4">
        <w:trPr>
          <w:del w:id="20141" w:author="Nhóm dự án" w:date="2026-10-02T09:00:00Z"/>
        </w:trPr>
        <w:tc>
          <w:tcPr>
            <w:tcW w:w="1666" w:type="pct"/>
          </w:tcPr>
          <w:p w14:paraId="28616ACE" w14:textId="77777777" w:rsidR="00002535" w:rsidRDefault="00002535" w:rsidP="00002535">
            <w:pPr>
              <w:pStyle w:val="Bodytext"/>
              <w:rPr/>
            </w:pPr>
          </w:p>
        </w:tc>
        <w:tc>
          <w:tcPr>
            <w:tcW w:w="1667" w:type="pct"/>
          </w:tcPr>
          <w:p w14:paraId="3C4B2FD0" w14:textId="77777777" w:rsidR="00002535" w:rsidRDefault="00002535" w:rsidP="00002535">
            <w:pPr>
              <w:pStyle w:val="Bodytext"/>
              <w:rPr/>
            </w:pPr>
          </w:p>
        </w:tc>
        <w:tc>
          <w:tcPr>
            <w:tcW w:w="1667" w:type="pct"/>
          </w:tcPr>
          <w:p w14:paraId="2B760346" w14:textId="47214F42" w:rsidR="00002535" w:rsidRDefault="00002535" w:rsidP="00002535">
            <w:pPr>
              <w:pStyle w:val="Bodytext"/>
              <w:rPr/>
            </w:pPr>
            <w:del w:id="20140" w:author="Nhóm dự án" w:date="2026-10-02T09:00:00Z">
              <w:r>
                <w:delText>Thiếu dashboard thời gian thực.</w:delText>
              </w:r>
            </w:del>
          </w:p>
        </w:tc>
      </w:tr>
      <w:tr w:rsidR="00002535" w14:paraId="0D56ADCB" w14:textId="77777777" w:rsidTr="002E26E4">
        <w:trPr>
          <w:del w:id="20143" w:author="Nhóm dự án" w:date="2026-10-02T09:00:00Z"/>
        </w:trPr>
        <w:tc>
          <w:tcPr>
            <w:tcW w:w="1666" w:type="pct"/>
          </w:tcPr>
          <w:p w14:paraId="60D75B48" w14:textId="77777777" w:rsidR="00002535" w:rsidRDefault="00002535" w:rsidP="00002535">
            <w:pPr>
              <w:pStyle w:val="Bodytext"/>
              <w:rPr/>
            </w:pPr>
          </w:p>
        </w:tc>
        <w:tc>
          <w:tcPr>
            <w:tcW w:w="1667" w:type="pct"/>
          </w:tcPr>
          <w:p w14:paraId="40D5CBDF" w14:textId="77777777" w:rsidR="00002535" w:rsidRDefault="00002535" w:rsidP="00002535">
            <w:pPr>
              <w:pStyle w:val="Bodytext"/>
              <w:rPr/>
            </w:pPr>
          </w:p>
        </w:tc>
        <w:tc>
          <w:tcPr>
            <w:tcW w:w="1667" w:type="pct"/>
          </w:tcPr>
          <w:p w14:paraId="64FB075F" w14:textId="63EA63A0" w:rsidR="00002535" w:rsidRDefault="00002535" w:rsidP="00002535">
            <w:pPr>
              <w:pStyle w:val="Bodytext"/>
              <w:rPr/>
            </w:pPr>
            <w:del w:id="20142" w:author="Nhóm dự án" w:date="2026-10-02T09:00:00Z">
              <w:r>
                <w:delText>Phê duyệt qua giấy/miệng: chậm, thất lạc, không truy vết được.</w:delText>
              </w:r>
            </w:del>
          </w:p>
        </w:tc>
      </w:tr>
      <w:tr w:rsidR="00002535" w14:paraId="56E5377C" w14:textId="77777777" w:rsidTr="002E26E4">
        <w:trPr>
          <w:del w:id="20145" w:author="Nhóm dự án" w:date="2026-10-02T09:00:00Z"/>
        </w:trPr>
        <w:tc>
          <w:tcPr>
            <w:tcW w:w="1666" w:type="pct"/>
          </w:tcPr>
          <w:p w14:paraId="2C37AC95" w14:textId="77777777" w:rsidR="00002535" w:rsidRDefault="00002535" w:rsidP="00002535">
            <w:pPr>
              <w:pStyle w:val="Bodytext"/>
              <w:rPr/>
            </w:pPr>
          </w:p>
        </w:tc>
        <w:tc>
          <w:tcPr>
            <w:tcW w:w="1667" w:type="pct"/>
          </w:tcPr>
          <w:p w14:paraId="6EE49BF5" w14:textId="77777777" w:rsidR="00002535" w:rsidRDefault="00002535" w:rsidP="00002535">
            <w:pPr>
              <w:pStyle w:val="Bodytext"/>
              <w:rPr/>
            </w:pPr>
          </w:p>
        </w:tc>
        <w:tc>
          <w:tcPr>
            <w:tcW w:w="1667" w:type="pct"/>
          </w:tcPr>
          <w:p w14:paraId="533FEFF4" w14:textId="31FCEA5C" w:rsidR="00002535" w:rsidRDefault="00002535" w:rsidP="00002535">
            <w:pPr>
              <w:pStyle w:val="Bodytext"/>
              <w:rPr/>
            </w:pPr>
            <w:del w:id="20144" w:author="Nhóm dự án" w:date="2026-10-02T09:00:00Z">
              <w:r>
                <w:delText>Thông báo chỉ email cơ bản, không đăng ký theo loại sự kiện.</w:delText>
              </w:r>
            </w:del>
          </w:p>
        </w:tc>
      </w:tr>
      <w:tr w:rsidR="00002535" w14:paraId="588A13DD" w14:textId="77777777" w:rsidTr="002E26E4">
        <w:trPr>
          <w:del w:id="20147" w:author="Nhóm dự án" w:date="2026-10-02T09:00:00Z"/>
        </w:trPr>
        <w:tc>
          <w:tcPr>
            <w:tcW w:w="1666" w:type="pct"/>
          </w:tcPr>
          <w:p w14:paraId="42889D6C" w14:textId="77777777" w:rsidR="00002535" w:rsidRDefault="00002535" w:rsidP="00002535">
            <w:pPr>
              <w:pStyle w:val="Bodytext"/>
              <w:rPr/>
            </w:pPr>
          </w:p>
        </w:tc>
        <w:tc>
          <w:tcPr>
            <w:tcW w:w="1667" w:type="pct"/>
          </w:tcPr>
          <w:p w14:paraId="0E0C2329" w14:textId="77777777" w:rsidR="00002535" w:rsidRDefault="00002535" w:rsidP="00002535">
            <w:pPr>
              <w:pStyle w:val="Bodytext"/>
              <w:rPr/>
            </w:pPr>
          </w:p>
        </w:tc>
        <w:tc>
          <w:tcPr>
            <w:tcW w:w="1667" w:type="pct"/>
          </w:tcPr>
          <w:p w14:paraId="02AD9718" w14:textId="4EB7A137" w:rsidR="00002535" w:rsidRDefault="00002535" w:rsidP="00002535">
            <w:pPr>
              <w:pStyle w:val="Bodytext"/>
              <w:rPr/>
            </w:pPr>
            <w:del w:id="20146" w:author="Nhóm dự án" w:date="2026-10-02T09:00:00Z">
              <w:r>
                <w:delText>Không có nhắc lịch bảo trì tự động.</w:delText>
              </w:r>
            </w:del>
          </w:p>
        </w:tc>
      </w:tr>
      <w:tr w:rsidR="00002535" w:rsidTr="002E26E4">
        <w:trPr>
          <w:ins w:id="20148" w:author="Nhóm dự án" w:date="2026-10-02T09:00:00Z"/>
        </w:trPr>
        <w:tc>
          <w:tcPr>
            <w:tcW w:w="1666" w:type="pct"/>
          </w:tcPr>
          <w:p>
            <w:pPr>
              <w:pStyle w:val="Bodytext"/>
            </w:pPr>
            <w:ins w:id="20149" w:author="Nhóm dự án" w:date="2026-10-02T09:00:00Z">
              <w:r>
                <w:t xml:space="preserve">Phiếu được tiếp nhận chậm (vài giờ đến vài ngày khi người phụ trách vắng mặt)</w:t>
              </w:r>
            </w:ins>
          </w:p>
        </w:tc>
        <w:tc>
          <w:tcPr>
            <w:tcW w:w="1667" w:type="pct"/>
          </w:tcPr>
          <w:p>
            <w:pPr>
              <w:pStyle w:val="Bodytext"/>
            </w:pPr>
            <w:ins w:id="20150" w:author="Nhóm dự án" w:date="2026-10-02T09:00:00Z">
              <w:r>
                <w:t xml:space="preserve">TS1: Người phụ trách không biết kịp thời có phiếu mới.</w:t>
              </w:r>
            </w:ins>
          </w:p>
          <w:p>
            <w:pPr>
              <w:pStyle w:val="Bodytext"/>
            </w:pPr>
            <w:ins w:id="20151" w:author="Nhóm dự án" w:date="2026-10-02T09:00:00Z">
              <w:r>
                <w:t xml:space="preserve">TS2: Thông báo chỉ gửi qua email, nhân viên hiện trường ít kiểm tra email.</w:t>
              </w:r>
            </w:ins>
          </w:p>
          <w:p>
            <w:pPr>
              <w:pStyle w:val="Bodytext"/>
            </w:pPr>
            <w:ins w:id="20152" w:author="Nhóm dự án" w:date="2026-10-02T09:00:00Z">
              <w:r>
                <w:t xml:space="preserve">TS3: V1 không có thông báo đẩy/trong ứng dụng, không biết người nhận đã đọc hay chưa.</w:t>
              </w:r>
            </w:ins>
          </w:p>
          <w:p>
            <w:pPr>
              <w:pStyle w:val="Bodytext"/>
            </w:pPr>
            <w:ins w:id="20153" w:author="Nhóm dự án" w:date="2026-10-02T09:00:00Z">
              <w:r>
                <w:t xml:space="preserve">TS4: Không có cơ chế chuyển cấp khi không ai tiếp nhận.</w:t>
              </w:r>
            </w:ins>
          </w:p>
        </w:tc>
        <w:tc>
          <w:tcPr>
            <w:tcW w:w="1667" w:type="pct"/>
          </w:tcPr>
          <w:p>
            <w:pPr>
              <w:pStyle w:val="Bodytext"/>
            </w:pPr>
            <w:ins w:id="20154" w:author="Nhóm dự án" w:date="2026-10-02T09:00:00Z">
              <w:r>
                <w:t xml:space="preserve">NN1: Thiếu cơ chế thông báo chủ động, xác nhận đã nhận và tự động chuyển cấp.</w:t>
              </w:r>
            </w:ins>
          </w:p>
        </w:tc>
      </w:tr>
      <w:tr w:rsidR="00002535" w:rsidTr="002E26E4">
        <w:trPr>
          <w:ins w:id="20155" w:author="Nhóm dự án" w:date="2026-10-02T09:00:00Z"/>
        </w:trPr>
        <w:tc>
          <w:tcPr>
            <w:tcW w:w="1666" w:type="pct"/>
          </w:tcPr>
          <w:p>
            <w:pPr>
              <w:pStyle w:val="Bodytext"/>
            </w:pPr>
            <w:ins w:id="20156" w:author="Nhóm dự án" w:date="2026-10-02T09:00:00Z">
              <w:r>
                <w:t xml:space="preserve">Phiếu xử lý trễ hạn, không phát hiện kịp thời</w:t>
              </w:r>
            </w:ins>
          </w:p>
        </w:tc>
        <w:tc>
          <w:tcPr>
            <w:tcW w:w="1667" w:type="pct"/>
          </w:tcPr>
          <w:p>
            <w:pPr>
              <w:pStyle w:val="Bodytext"/>
            </w:pPr>
            <w:ins w:id="20157" w:author="Nhóm dự án" w:date="2026-10-02T09:00:00Z">
              <w:r>
                <w:t xml:space="preserve">TS1: Không ai biết phiếu nào sắp hoặc đã trễ hạn.</w:t>
              </w:r>
            </w:ins>
          </w:p>
          <w:p>
            <w:pPr>
              <w:pStyle w:val="Bodytext"/>
            </w:pPr>
            <w:ins w:id="20158" w:author="Nhóm dự án" w:date="2026-10-02T09:00:00Z">
              <w:r>
                <w:t xml:space="preserve">TS2: Chưa quy định thời hạn xử lý cho từng loại phiếu.</w:t>
              </w:r>
            </w:ins>
          </w:p>
          <w:p>
            <w:pPr>
              <w:pStyle w:val="Bodytext"/>
            </w:pPr>
            <w:ins w:id="20159" w:author="Nhóm dự án" w:date="2026-10-02T09:00:00Z">
              <w:r>
                <w:t xml:space="preserve">TS3: Không có công cụ theo dõi tình trạng phiếu theo thời gian thực.</w:t>
              </w:r>
            </w:ins>
          </w:p>
        </w:tc>
        <w:tc>
          <w:tcPr>
            <w:tcW w:w="1667" w:type="pct"/>
          </w:tcPr>
          <w:p>
            <w:pPr>
              <w:pStyle w:val="Bodytext"/>
            </w:pPr>
            <w:ins w:id="20160" w:author="Nhóm dự án" w:date="2026-10-02T09:00:00Z">
              <w:r>
                <w:t xml:space="preserve">NN2: Chưa chuẩn hóa thời hạn xử lý và thiếu bảng theo dõi thời gian thực.</w:t>
              </w:r>
            </w:ins>
          </w:p>
        </w:tc>
      </w:tr>
      <w:tr w:rsidR="00002535" w:rsidTr="002E26E4">
        <w:trPr>
          <w:ins w:id="20161" w:author="Nhóm dự án" w:date="2026-10-02T09:00:00Z"/>
        </w:trPr>
        <w:tc>
          <w:tcPr>
            <w:tcW w:w="1666" w:type="pct"/>
          </w:tcPr>
          <w:p>
            <w:pPr>
              <w:pStyle w:val="Bodytext"/>
            </w:pPr>
            <w:ins w:id="20162" w:author="Nhóm dự án" w:date="2026-10-02T09:00:00Z">
              <w:r>
                <w:t xml:space="preserve">Khó truy vết khi có sự cố hoặc khiếu nại</w:t>
              </w:r>
            </w:ins>
          </w:p>
        </w:tc>
        <w:tc>
          <w:tcPr>
            <w:tcW w:w="1667" w:type="pct"/>
          </w:tcPr>
          <w:p>
            <w:pPr>
              <w:pStyle w:val="Bodytext"/>
            </w:pPr>
            <w:ins w:id="20163" w:author="Nhóm dự án" w:date="2026-10-02T09:00:00Z">
              <w:r>
                <w:t xml:space="preserve">TS1: Không xác định được ai tiếp nhận, ai duyệt, thực hiện khi nào.</w:t>
              </w:r>
            </w:ins>
          </w:p>
          <w:p>
            <w:pPr>
              <w:pStyle w:val="Bodytext"/>
            </w:pPr>
            <w:ins w:id="20164" w:author="Nhóm dự án" w:date="2026-10-02T09:00:00Z">
              <w:r>
                <w:t xml:space="preserve">TS2: Lịch sử nằm ở sổ giấy, tin nhắn Zalo, email cá nhân.</w:t>
              </w:r>
            </w:ins>
          </w:p>
          <w:p>
            <w:pPr>
              <w:pStyle w:val="Bodytext"/>
            </w:pPr>
            <w:ins w:id="20165" w:author="Nhóm dự án" w:date="2026-10-02T09:00:00Z">
              <w:r>
                <w:t xml:space="preserve">TS3: Phê duyệt bằng chữ ký giấy hoặc xác nhận miệng.</w:t>
              </w:r>
            </w:ins>
          </w:p>
        </w:tc>
        <w:tc>
          <w:tcPr>
            <w:tcW w:w="1667" w:type="pct"/>
          </w:tcPr>
          <w:p>
            <w:pPr>
              <w:pStyle w:val="Bodytext"/>
            </w:pPr>
            <w:ins w:id="20166" w:author="Nhóm dự án" w:date="2026-10-02T09:00:00Z">
              <w:r>
                <w:t xml:space="preserve">NN3: Quy trình phê duyệt chưa được số hóa, không lưu lịch sử thao tác theo phiếu.</w:t>
              </w:r>
            </w:ins>
          </w:p>
        </w:tc>
      </w:tr>
      <w:tr w:rsidR="00002535" w:rsidTr="002E26E4">
        <w:trPr>
          <w:ins w:id="20167" w:author="Nhóm dự án" w:date="2026-10-02T09:00:00Z"/>
        </w:trPr>
        <w:tc>
          <w:tcPr>
            <w:tcW w:w="1666" w:type="pct"/>
          </w:tcPr>
          <w:p>
            <w:pPr>
              <w:pStyle w:val="Bodytext"/>
            </w:pPr>
            <w:ins w:id="20168" w:author="Nhóm dự án" w:date="2026-10-02T09:00:00Z">
              <w:r>
                <w:t xml:space="preserve">Báo cáo tổng hợp thủ công, tốn thời gian, dễ sai sót</w:t>
              </w:r>
            </w:ins>
          </w:p>
        </w:tc>
        <w:tc>
          <w:tcPr>
            <w:tcW w:w="1667" w:type="pct"/>
          </w:tcPr>
          <w:p>
            <w:pPr>
              <w:pStyle w:val="Bodytext"/>
            </w:pPr>
            <w:ins w:id="20169" w:author="Nhóm dự án" w:date="2026-10-02T09:00:00Z">
              <w:r>
                <w:t xml:space="preserve">TS1: Phải gom số liệu từ nhiều nguồn.</w:t>
              </w:r>
            </w:ins>
          </w:p>
          <w:p>
            <w:pPr>
              <w:pStyle w:val="Bodytext"/>
            </w:pPr>
            <w:ins w:id="20170" w:author="Nhóm dự án" w:date="2026-10-02T09:00:00Z">
              <w:r>
                <w:t xml:space="preserve">TS2: Mỗi tổ lưu dữ liệu một nơi (WordPress V1, Excel, sổ tay).</w:t>
              </w:r>
            </w:ins>
          </w:p>
        </w:tc>
        <w:tc>
          <w:tcPr>
            <w:tcW w:w="1667" w:type="pct"/>
          </w:tcPr>
          <w:p>
            <w:pPr>
              <w:pStyle w:val="Bodytext"/>
            </w:pPr>
            <w:ins w:id="20171" w:author="Nhóm dự án" w:date="2026-10-02T09:00:00Z">
              <w:r>
                <w:t xml:space="preserve">NN4: Không có cơ sở dữ liệu tập trung (nguồn dữ liệu thống nhất).</w:t>
              </w:r>
            </w:ins>
          </w:p>
        </w:tc>
      </w:tr>
      <w:tr w:rsidR="00002535" w:rsidTr="002E26E4">
        <w:trPr>
          <w:ins w:id="20172" w:author="Nhóm dự án" w:date="2026-10-02T09:00:00Z"/>
        </w:trPr>
        <w:tc>
          <w:tcPr>
            <w:tcW w:w="1666" w:type="pct"/>
          </w:tcPr>
          <w:p>
            <w:pPr>
              <w:pStyle w:val="Bodytext"/>
            </w:pPr>
            <w:ins w:id="20173" w:author="Nhóm dự án" w:date="2026-10-02T09:00:00Z">
              <w:r>
                <w:t xml:space="preserve">Không đánh giá được chất lượng phục vụ của từng tổ, nhân viên</w:t>
              </w:r>
            </w:ins>
          </w:p>
        </w:tc>
        <w:tc>
          <w:tcPr>
            <w:tcW w:w="1667" w:type="pct"/>
          </w:tcPr>
          <w:p>
            <w:pPr>
              <w:pStyle w:val="Bodytext"/>
            </w:pPr>
            <w:ins w:id="20174" w:author="Nhóm dự án" w:date="2026-10-02T09:00:00Z">
              <w:r>
                <w:t xml:space="preserve">TS1: Không có số liệu phản hồi của người yêu cầu.</w:t>
              </w:r>
            </w:ins>
          </w:p>
          <w:p>
            <w:pPr>
              <w:pStyle w:val="Bodytext"/>
            </w:pPr>
            <w:ins w:id="20175" w:author="Nhóm dự án" w:date="2026-10-02T09:00:00Z">
              <w:r>
                <w:t xml:space="preserve">TS2: V1 không có chức năng đánh giá sau hoàn thành.</w:t>
              </w:r>
            </w:ins>
          </w:p>
        </w:tc>
        <w:tc>
          <w:tcPr>
            <w:tcW w:w="1667" w:type="pct"/>
          </w:tcPr>
          <w:p>
            <w:pPr>
              <w:pStyle w:val="Bodytext"/>
            </w:pPr>
            <w:ins w:id="20176" w:author="Nhóm dự án" w:date="2026-10-02T09:00:00Z">
              <w:r>
                <w:t xml:space="preserve">NN5: Thiếu cơ chế thu thập đánh giá sau khi hoàn thành phiếu.</w:t>
              </w:r>
            </w:ins>
          </w:p>
        </w:tc>
      </w:tr>
      <w:tr w:rsidR="00002535" w:rsidTr="002E26E4">
        <w:trPr>
          <w:ins w:id="20177" w:author="Nhóm dự án" w:date="2026-10-02T09:00:00Z"/>
        </w:trPr>
        <w:tc>
          <w:tcPr>
            <w:tcW w:w="1666" w:type="pct"/>
          </w:tcPr>
          <w:p>
            <w:pPr>
              <w:pStyle w:val="Bodytext"/>
            </w:pPr>
            <w:ins w:id="20178" w:author="Nhóm dự án" w:date="2026-10-02T09:00:00Z">
              <w:r>
                <w:t xml:space="preserve">Thiết bị, xe quá hạn bảo trì, bảo dưỡng</w:t>
              </w:r>
            </w:ins>
          </w:p>
        </w:tc>
        <w:tc>
          <w:tcPr>
            <w:tcW w:w="1667" w:type="pct"/>
          </w:tcPr>
          <w:p>
            <w:pPr>
              <w:pStyle w:val="Bodytext"/>
            </w:pPr>
            <w:ins w:id="20179" w:author="Nhóm dự án" w:date="2026-10-02T09:00:00Z">
              <w:r>
                <w:t xml:space="preserve">TS1: Không có ai nhắc lịch.</w:t>
              </w:r>
            </w:ins>
          </w:p>
          <w:p>
            <w:pPr>
              <w:pStyle w:val="Bodytext"/>
            </w:pPr>
            <w:ins w:id="20180" w:author="Nhóm dự án" w:date="2026-10-02T09:00:00Z">
              <w:r>
                <w:t xml:space="preserve">TS2: Lịch bảo trì nằm trong file Excel cá nhân.</w:t>
              </w:r>
            </w:ins>
          </w:p>
        </w:tc>
        <w:tc>
          <w:tcPr>
            <w:tcW w:w="1667" w:type="pct"/>
          </w:tcPr>
          <w:p>
            <w:pPr>
              <w:pStyle w:val="Bodytext"/>
            </w:pPr>
            <w:ins w:id="20181" w:author="Nhóm dự án" w:date="2026-10-02T09:00:00Z">
              <w:r>
                <w:t xml:space="preserve">NN6: Chưa quản lý tập trung tài sản và lịch bảo trì, không cảnh báo tự động.</w:t>
              </w:r>
            </w:ins>
          </w:p>
        </w:tc>
      </w:tr>
      <w:tr w:rsidR="00002535" w:rsidTr="002E26E4">
        <w:trPr>
          <w:ins w:id="20182" w:author="Nhóm dự án" w:date="2026-10-02T09:00:00Z"/>
        </w:trPr>
        <w:tc>
          <w:tcPr>
            <w:tcW w:w="1666" w:type="pct"/>
          </w:tcPr>
          <w:p>
            <w:pPr>
              <w:pStyle w:val="Bodytext"/>
            </w:pPr>
            <w:ins w:id="20183" w:author="Nhóm dự án" w:date="2026-10-02T09:00:00Z">
              <w:r>
                <w:t xml:space="preserve">Hệ thống V1 khó mở rộng, có rủi ro bảo mật</w:t>
              </w:r>
            </w:ins>
          </w:p>
        </w:tc>
        <w:tc>
          <w:tcPr>
            <w:tcW w:w="1667" w:type="pct"/>
          </w:tcPr>
          <w:p>
            <w:pPr>
              <w:pStyle w:val="Bodytext"/>
            </w:pPr>
            <w:ins w:id="20184" w:author="Nhóm dự án" w:date="2026-10-02T09:00:00Z">
              <w:r>
                <w:t xml:space="preserve">TS1: Không nhận được bản vá khi ngừng gia hạn plugin.</w:t>
              </w:r>
            </w:ins>
          </w:p>
          <w:p>
            <w:pPr>
              <w:pStyle w:val="Bodytext"/>
            </w:pPr>
            <w:ins w:id="20185" w:author="Nhóm dự án" w:date="2026-10-02T09:00:00Z">
              <w:r>
                <w:t xml:space="preserve">TS2: Chức năng cốt lõi phụ thuộc plugin thương mại.</w:t>
              </w:r>
            </w:ins>
          </w:p>
        </w:tc>
        <w:tc>
          <w:tcPr>
            <w:tcW w:w="1667" w:type="pct"/>
          </w:tcPr>
          <w:p>
            <w:pPr>
              <w:pStyle w:val="Bodytext"/>
            </w:pPr>
            <w:ins w:id="20186" w:author="Nhóm dự án" w:date="2026-10-02T09:00:00Z">
              <w:r>
                <w:t xml:space="preserve">NN7: Nền tảng V1 phụ thuộc nhà cung cấp bên ngoài.</w:t>
              </w:r>
            </w:ins>
          </w:p>
        </w:tc>
      </w:tr>
    </w:tbl>
    <w:p>
      <w:pPr>
        <w:pStyle w:val="Bodytext"/>
        <w:rPr>
          <w:ins w:id="20187" w:author="Nhóm dự án" w:date="2026-10-02T09:00:00Z"/>
        </w:rPr>
      </w:pPr>
      <w:ins w:id="20188" w:author="Nhóm dự án" w:date="2026-10-02T09:00:00Z">
        <w:r>
          <w:t xml:space="preserve">Giá trị nền (trước can thiệp) được trích từ dữ liệu hơn 500 phiếu của V1: tỷ lệ phiếu được tiếp nhận trong vòng 30 phút </w:t>
        </w:r>
        <w:r>
          <w:rPr>
            <w:highlight w:val="yellow"/>
          </w:rPr>
          <w:t xml:space="preserve">[___]</w:t>
        </w:r>
        <w:r>
          <w:t xml:space="preserve">%; thời gian tiếp nhận trung bình </w:t>
        </w:r>
        <w:r>
          <w:rPr>
            <w:highlight w:val="yellow"/>
          </w:rPr>
          <w:t xml:space="preserve">[___]</w:t>
        </w:r>
        <w:r>
          <w:t xml:space="preserve">; tỷ lệ phiếu xử lý đúng hạn </w:t>
        </w:r>
        <w:r>
          <w:rPr>
            <w:highlight w:val="yellow"/>
          </w:rPr>
          <w:t xml:space="preserve">[___]</w:t>
        </w:r>
        <w:r>
          <w:t xml:space="preserve">%; tỷ lệ số hóa phiếu </w:t>
        </w:r>
        <w:r>
          <w:rPr>
            <w:highlight w:val="yellow"/>
          </w:rPr>
          <w:t xml:space="preserve">[___]</w:t>
        </w:r>
        <w:r>
          <w:t xml:space="preserve">%.</w:t>
        </w:r>
      </w:ins>
    </w:p>
    <w:p w14:paraId="3F32D041" w14:textId="77777777" w:rsidR="00576FD4" w:rsidRPr="00113F4C" w:rsidRDefault="00576FD4" w:rsidP="00113F4C">
      <w:pPr>
        <w:pStyle w:val="Bodytext"/>
      </w:pPr>
    </w:p>
    <w:p w14:paraId="68E56555" w14:textId="1BB07C5D" w:rsidR="00113F4C" w:rsidRDefault="00113F4C" w:rsidP="00113F4C">
      <w:pPr>
        <w:pStyle w:val="Heading2"/>
      </w:pPr>
      <w:del w:id="20189" w:author="Nhóm dự án" w:date="2026-10-02T09:00:00Z">
        <w:r>
          <w:delText xml:space="preserve">3.1.</w:delText>
        </w:r>
      </w:del>
      <w:ins w:id="20190" w:author="Nhóm dự án" w:date="2026-10-02T09:00:00Z">
        <w:r>
          <w:t xml:space="preserve">3.2.</w:t>
        </w:r>
      </w:ins>
      <w:r>
        <w:t xml:space="preserve"> Hạn chế trong quy trình thủ công và dữ liệu phân tán</w:t>
      </w:r>
    </w:p>
    <w:p w14:paraId="57988B69" w14:textId="77777777" w:rsidR="00113F4C" w:rsidRPr="00113F4C" w:rsidRDefault="00113F4C" w:rsidP="00113F4C">
      <w:pPr>
        <w:pStyle w:val="Listbullet-"/>
      </w:pPr>
      <w:r>
        <w:t xml:space="preserve">Tốn thời gian xử lý lặp lại: nhân viên các tổ phải mất nhiều thời gian gọi điện, tra Excel, ghi chép sổ tay để tiếp nhận và phân công yêu cầu. Cùng một yêu cầu có thể bị nhập trùng hoặc bị bỏ sót do không có </w:t>
      </w:r>
      <w:del w:id="20191" w:author="Nhóm dự án" w:date="2026-10-02T09:00:00Z">
        <w:r>
          <w:delText xml:space="preserve">hệ thống tracking tập trung</w:delText>
        </w:r>
      </w:del>
      <w:ins w:id="20192" w:author="Nhóm dự án" w:date="2026-10-02T09:00:00Z">
        <w:r>
          <w:t xml:space="preserve">hệ thống theo dõi tập trung</w:t>
        </w:r>
      </w:ins>
      <w:r>
        <w:t xml:space="preserve">. (</w:t>
      </w:r>
      <w:commentRangeStart w:id="125"/>
      <w:commentRangeStart w:id="517"/>
      <w:r>
        <w:t>Nguyên nhân gốc rễ</w:t>
      </w:r>
      <w:commentRangeEnd w:id="517"/>
      <w:commentRangeEnd w:id="125"/>
      <w:r>
        <w:rPr>
          <w:rStyle w:val="CommentReference"/>
          <w:sz w:val="24"/>
          <w:szCs w:val="24"/>
        </w:rPr>
        <w:commentReference w:id="125"/>
      </w:r>
      <w:r>
        <w:rPr>
          <w:rStyle w:val="CommentReference"/>
        </w:rPr>
        <w:commentReference w:id="517"/>
      </w:r>
      <w:del w:id="20193" w:author="Nhóm dự án" w:date="2026-10-02T09:00:00Z">
        <w:r>
          <w:delText xml:space="preserve">: thiếu hệ thống tiếp nhận và phân công tập trung, tự động)</w:delText>
        </w:r>
      </w:del>
      <w:ins w:id="20194" w:author="Nhóm dự án" w:date="2026-10-02T09:00:00Z">
        <w:r>
          <w:t xml:space="preserve">: NN1, NN4 – mục 3.1.2)</w:t>
        </w:r>
      </w:ins>
    </w:p>
    <w:p w14:paraId="12292D57" w14:textId="77777777" w:rsidR="00113F4C" w:rsidRPr="00113F4C" w:rsidRDefault="00113F4C" w:rsidP="00113F4C">
      <w:pPr>
        <w:pStyle w:val="Listbullet-"/>
      </w:pPr>
      <w:r>
        <w:t xml:space="preserve">Thiếu căn cứ truy vết: khi xảy ra sự cố hoặc khiếu nại, việc xác định ai đã tiếp nhận, ai duyệt, ai thực hiện và thời gian thực hiện trở nên khó khăn vì lịch sử nằm rải rác ở nhiều nơi (sổ giấy, tin nhắn Zalo, email cá nhân). (Nguyên nhân gốc rễ</w:t>
      </w:r>
      <w:del w:id="20195" w:author="Nhóm dự án" w:date="2026-10-02T09:00:00Z">
        <w:r>
          <w:delText xml:space="preserve">: không có hệ thống ghi nhận lịch sử thao tác theo phiếu)</w:delText>
        </w:r>
      </w:del>
      <w:ins w:id="20196" w:author="Nhóm dự án" w:date="2026-10-02T09:00:00Z">
        <w:r>
          <w:t xml:space="preserve">: NN3 – mục 3.1.2)</w:t>
        </w:r>
      </w:ins>
    </w:p>
    <w:p w14:paraId="50BD0F30" w14:textId="77777777" w:rsidR="00113F4C" w:rsidRPr="00113F4C" w:rsidRDefault="00113F4C" w:rsidP="00113F4C">
      <w:pPr>
        <w:pStyle w:val="Listbullet-"/>
      </w:pPr>
      <w:r>
        <w:t xml:space="preserve">Khó tổng hợp báo cáo: việc lập báo cáo tháng/quý cho lãnh đạo phải làm thủ công bằng cách tổng hợp từ nhiều nguồn, tốn nhiều giờ làm việc và tiềm ẩn sai sót. (Nguyên nhân gốc rễ</w:t>
      </w:r>
      <w:del w:id="20197" w:author="Nhóm dự án" w:date="2026-10-02T09:00:00Z">
        <w:r>
          <w:delText xml:space="preserve">: dữ liệu phân tán, thiếu dashboard và công cụ báo cáo tự động)</w:delText>
        </w:r>
      </w:del>
      <w:ins w:id="20198" w:author="Nhóm dự án" w:date="2026-10-02T09:00:00Z">
        <w:r>
          <w:t xml:space="preserve">: NN4, NN2 – mục 3.1.2)</w:t>
        </w:r>
      </w:ins>
    </w:p>
    <w:p w14:paraId="5C9FCA02" w14:textId="70C66FDA" w:rsidR="00113F4C" w:rsidRDefault="00113F4C" w:rsidP="00113F4C">
      <w:pPr>
        <w:pStyle w:val="Listbullet-"/>
      </w:pPr>
      <w:r>
        <w:t xml:space="preserve">Không phản ánh đúng năng suất: do thiếu số liệu định lượng, khó đánh giá khách quan hiệu suất của từng nhân viên, từng tổ vận hành và làm cơ sở cho </w:t>
      </w:r>
      <w:del w:id="20199" w:author="Nhóm dự án" w:date="2026-10-02T09:00:00Z">
        <w:r>
          <w:delText xml:space="preserve">thưởng/phạt minh bạch.</w:delText>
        </w:r>
      </w:del>
      <w:ins w:id="20200" w:author="Nhóm dự án" w:date="2026-10-02T09:00:00Z">
        <w:r>
          <w:t xml:space="preserve">thưởng/phạt minh bạch. (Nguyên nhân gốc rễ: NN5 – mục 3.1.2)</w:t>
        </w:r>
      </w:ins>
    </w:p>
    <w:p w14:paraId="1E14C965" w14:textId="2FFB9F4E" w:rsidR="00113F4C" w:rsidRDefault="00113F4C" w:rsidP="00113F4C">
      <w:pPr>
        <w:pStyle w:val="Heading2"/>
      </w:pPr>
      <w:del w:id="20201" w:author="Nhóm dự án" w:date="2026-10-02T09:00:00Z">
        <w:r>
          <w:delText xml:space="preserve">3.2.</w:delText>
        </w:r>
      </w:del>
      <w:ins w:id="20202" w:author="Nhóm dự án" w:date="2026-10-02T09:00:00Z">
        <w:r>
          <w:t xml:space="preserve">3.3.</w:t>
        </w:r>
      </w:ins>
      <w:r>
        <w:t xml:space="preserve"> Khó khăn trong phối hợp đa bộ phận</w:t>
      </w:r>
    </w:p>
    <w:p w14:paraId="26D1A706" w14:textId="77777777" w:rsidR="00113F4C" w:rsidRPr="00113F4C" w:rsidRDefault="00113F4C" w:rsidP="00113F4C">
      <w:pPr>
        <w:pStyle w:val="Listbullet-"/>
      </w:pPr>
      <w:r>
        <w:t>Phối hợp chậm: một yêu cầu thường liên quan đến nhiều tổ (ví dụ phiếu vận chuyển bệnh nhân cần phối hợp Hộ lý: Điều xe; phiếu sửa chữa thiết bị y tế cần phối hợp Kỹ thuật: Vật tư) nhưng không có công cụ chuyển tiếp tự động, dẫn đến gián đoạn quy trình;</w:t>
      </w:r>
    </w:p>
    <w:p w14:paraId="54016792" w14:textId="77777777" w:rsidR="00113F4C" w:rsidRPr="00113F4C" w:rsidRDefault="00113F4C" w:rsidP="00113F4C">
      <w:pPr>
        <w:pStyle w:val="Listbullet-"/>
      </w:pPr>
      <w:r>
        <w:t>Thông tin không cập nhật kịp thời: trưởng phòng không nắm được trạng thái xử lý các phiếu trong tổ của mình nếu không chủ động hỏi từng nhân viên, dẫn đến phản ứng chậm với các tình huống bất thường;</w:t>
      </w:r>
    </w:p>
    <w:p w14:paraId="54EF3670" w14:textId="77777777" w:rsidR="00113F4C" w:rsidRPr="00113F4C" w:rsidRDefault="00113F4C" w:rsidP="00113F4C">
      <w:pPr>
        <w:pStyle w:val="Listbullet-"/>
      </w:pPr>
      <w:r>
        <w:t>Phụ thuộc nhân sự phụ trách: khi nhân viên đầu mối nghỉ phép hoặc nghỉ việc, công việc bị gián đoạn vì thông tin liên quan nằm trong file/sổ cá nhân của người đó.</w:t>
      </w:r>
    </w:p>
    <w:p w14:paraId="78083DD3" w14:textId="77777777" w:rsidR="00113F4C" w:rsidRDefault="00113F4C" w:rsidP="00113F4C">
      <w:pPr>
        <w:pStyle w:val="Heading2"/>
      </w:pPr>
      <w:del w:id="20203" w:author="Nhóm dự án" w:date="2026-10-02T09:00:00Z">
        <w:r>
          <w:delText xml:space="preserve">3.3.</w:delText>
        </w:r>
      </w:del>
      <w:ins w:id="20204" w:author="Nhóm dự án" w:date="2026-10-02T09:00:00Z">
        <w:r>
          <w:t xml:space="preserve">3.4.</w:t>
        </w:r>
      </w:ins>
      <w:r>
        <w:t xml:space="preserve"> Rủi ro vận hành và lãng phí nguồn lực</w:t>
      </w:r>
    </w:p>
    <w:p w14:paraId="6F38D15E" w14:textId="77777777" w:rsidR="00113F4C" w:rsidRPr="00113F4C" w:rsidRDefault="00113F4C" w:rsidP="00113F4C">
      <w:pPr>
        <w:pStyle w:val="Listbullet-"/>
      </w:pPr>
      <w:r>
        <w:t>Bảo trì thiết bị không đúng hạn: do không có hệ thống nhắc lịch bảo trì định kỳ tự động, nhiều thiết bị bị quá hạn kiểm tra, làm tăng nguy cơ hỏng hóc đột xuất, gián đoạn dịch vụ y tế và phát sinh chi phí sửa chữa khẩn cấp;</w:t>
      </w:r>
    </w:p>
    <w:p w14:paraId="71C4FDF4" w14:textId="77777777" w:rsidR="00113F4C" w:rsidRPr="00113F4C" w:rsidRDefault="00113F4C" w:rsidP="00113F4C">
      <w:pPr>
        <w:pStyle w:val="Listbullet-"/>
      </w:pPr>
      <w:r>
        <w:t>Chi phí cơ hội từ phần mềm thương mại: nếu mua một giải pháp CMMS/FSM/ERP thương mại đầy đủ tính năng, chi phí bản quyền và tích hợp tùy chỉnh có thể lên đến hàng tỷ đồng chưa kể phí duy trì hằng năm và sự phụ thuộc vào nhà cung cấp;</w:t>
      </w:r>
    </w:p>
    <w:p w14:paraId="2D4F6EC1" w14:textId="77777777" w:rsidR="00113F4C" w:rsidRPr="00113F4C" w:rsidRDefault="00113F4C" w:rsidP="00113F4C">
      <w:pPr>
        <w:pStyle w:val="Listbullet-"/>
      </w:pPr>
      <w:r>
        <w:t>Bỏ lỡ giá trị từ dữ liệu vận hành: do dữ liệu phân tán, bệnh viện chưa thể khai thác các phân tích nâng cao như dự báo nhu cầu vật tư, tối ưu lịch trực, xác định điểm nghẽn quy trình.</w:t>
      </w:r>
    </w:p>
    <w:p w14:paraId="5B58B85B" w14:textId="77777777" w:rsidR="00113F4C" w:rsidRDefault="00113F4C" w:rsidP="00113F4C">
      <w:pPr>
        <w:pStyle w:val="Heading2"/>
        <w:rPr>
          <w:del w:id="20206" w:author="Nhóm dự án" w:date="2026-10-02T09:00:00Z"/>
        </w:rPr>
      </w:pPr>
      <w:commentRangeStart w:id="126"/>
      <w:commentRangeStart w:id="518"/>
      <w:del w:id="20205" w:author="Nhóm dự án" w:date="2026-10-02T09:00:00Z">
        <w:r>
          <w:delText>3.4. So sánh trước và sau khi áp dụng V2</w:delText>
        </w:r>
      </w:del>
      <w:commentRangeEnd w:id="518"/>
      <w:commentRangeEnd w:id="126"/>
      <w:r>
        <w:rPr>
          <w:rStyle w:val="CommentReference"/>
          <w:sz w:val="24"/>
          <w:szCs w:val="24"/>
        </w:rPr>
        <w:commentReference w:id="126"/>
      </w:r>
      <w:r>
        <w:rPr>
          <w:rStyle w:val="CommentReference"/>
        </w:rPr>
        <w:commentReference w:id="518"/>
      </w:r>
    </w:p>
    <w:p w14:paraId="75A55784" w14:textId="77777777" w:rsidR="00113F4C" w:rsidRDefault="00113F4C" w:rsidP="00113F4C">
      <w:pPr>
        <w:pStyle w:val="Bodytext"/>
        <w:rPr>
          <w:del w:id="20208" w:author="Nhóm dự án" w:date="2026-10-02T09:00:00Z"/>
        </w:rPr>
      </w:pPr>
      <w:del w:id="20207" w:author="Nhóm dự án" w:date="2026-10-02T09:00:00Z">
        <w:r>
          <w:lastRenderedPageBreak/>
          <w:delText>Bảng dưới đây tổng hợp các điểm khác biệt chính giữa quy trình thủ công/hệ thống V1 và hệ thống BIH Infrastructure Manager V2, làm cơ sở định lượng cho các chỉ số cải tiến nêu tại mục 2 và 6:</w:delText>
        </w:r>
      </w:del>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71"/>
        <w:gridCol w:w="3913"/>
        <w:gridCol w:w="3911"/>
      </w:tblGrid>
      <w:tr w:rsidR="00113F4C" w14:paraId="47C52C39" w14:textId="77777777" w:rsidTr="00154EEB">
        <w:trPr>
          <w:tblHeader/>
          <w:del w:id="20212" w:author="Nhóm dự án" w:date="2026-10-02T09:00:00Z"/>
        </w:trPr>
        <w:tc>
          <w:tcPr>
            <w:tcW w:w="1163" w:type="pct"/>
            <w:shd w:val="clear" w:color="auto" w:fill="D5E8F0"/>
            <w:tcMar>
              <w:top w:w="80" w:type="dxa"/>
              <w:left w:w="120" w:type="dxa"/>
              <w:bottom w:w="80" w:type="dxa"/>
              <w:right w:w="120" w:type="dxa"/>
            </w:tcMar>
          </w:tcPr>
          <w:p w14:paraId="3BE90511" w14:textId="77777777" w:rsidR="00113F4C" w:rsidRPr="00113F4C" w:rsidRDefault="00113F4C" w:rsidP="000971FB">
            <w:pPr>
              <w:pStyle w:val="Titlecolumnoftable"/>
            </w:pPr>
            <w:del w:id="20209" w:author="Nhóm dự án" w:date="2026-10-02T09:00:00Z">
              <w:r>
                <w:delText>Tiêu chí</w:delText>
              </w:r>
            </w:del>
          </w:p>
        </w:tc>
        <w:tc>
          <w:tcPr>
            <w:tcW w:w="1919" w:type="pct"/>
            <w:shd w:val="clear" w:color="auto" w:fill="D5E8F0"/>
            <w:tcMar>
              <w:top w:w="80" w:type="dxa"/>
              <w:left w:w="120" w:type="dxa"/>
              <w:bottom w:w="80" w:type="dxa"/>
              <w:right w:w="120" w:type="dxa"/>
            </w:tcMar>
          </w:tcPr>
          <w:p w14:paraId="75742B53" w14:textId="77777777" w:rsidR="00113F4C" w:rsidRPr="00113F4C" w:rsidRDefault="00113F4C" w:rsidP="000971FB">
            <w:pPr>
              <w:pStyle w:val="Titlecolumnoftable"/>
            </w:pPr>
            <w:del w:id="20210" w:author="Nhóm dự án" w:date="2026-10-02T09:00:00Z">
              <w:r>
                <w:delText>Trước (Thủ công / V1)</w:delText>
              </w:r>
            </w:del>
          </w:p>
        </w:tc>
        <w:tc>
          <w:tcPr>
            <w:tcW w:w="1919" w:type="pct"/>
            <w:shd w:val="clear" w:color="auto" w:fill="D5E8F0"/>
            <w:tcMar>
              <w:top w:w="80" w:type="dxa"/>
              <w:left w:w="120" w:type="dxa"/>
              <w:bottom w:w="80" w:type="dxa"/>
              <w:right w:w="120" w:type="dxa"/>
            </w:tcMar>
          </w:tcPr>
          <w:p w14:paraId="04AEFA4E" w14:textId="77777777" w:rsidR="00113F4C" w:rsidRPr="00113F4C" w:rsidRDefault="00113F4C" w:rsidP="000971FB">
            <w:pPr>
              <w:pStyle w:val="Titlecolumnoftable"/>
            </w:pPr>
            <w:del w:id="20211" w:author="Nhóm dự án" w:date="2026-10-02T09:00:00Z">
              <w:r>
                <w:delText>Sau (V2: bih-infra-manager)</w:delText>
              </w:r>
            </w:del>
          </w:p>
        </w:tc>
      </w:tr>
      <w:tr w:rsidR="00113F4C" w14:paraId="62931E26" w14:textId="77777777" w:rsidTr="00154EEB">
        <w:trPr>
          <w:del w:id="20216" w:author="Nhóm dự án" w:date="2026-10-02T09:00:00Z"/>
        </w:trPr>
        <w:tc>
          <w:tcPr>
            <w:tcW w:w="1163" w:type="pct"/>
            <w:tcMar>
              <w:top w:w="80" w:type="dxa"/>
              <w:left w:w="120" w:type="dxa"/>
              <w:bottom w:w="80" w:type="dxa"/>
              <w:right w:w="120" w:type="dxa"/>
            </w:tcMar>
          </w:tcPr>
          <w:p w14:paraId="723E4EC9" w14:textId="77777777" w:rsidR="00113F4C" w:rsidRPr="00113F4C" w:rsidRDefault="00113F4C" w:rsidP="000971FB">
            <w:pPr>
              <w:pStyle w:val="BodytextTable"/>
            </w:pPr>
            <w:del w:id="20213" w:author="Nhóm dự án" w:date="2026-10-02T09:00:00Z">
              <w:r>
                <w:delText>Tiếp nhận phiếu yêu cầu</w:delText>
              </w:r>
            </w:del>
          </w:p>
        </w:tc>
        <w:tc>
          <w:tcPr>
            <w:tcW w:w="1919" w:type="pct"/>
            <w:tcMar>
              <w:top w:w="80" w:type="dxa"/>
              <w:left w:w="120" w:type="dxa"/>
              <w:bottom w:w="80" w:type="dxa"/>
              <w:right w:w="120" w:type="dxa"/>
            </w:tcMar>
          </w:tcPr>
          <w:p w14:paraId="5B616B2E" w14:textId="77777777" w:rsidR="00113F4C" w:rsidRPr="00113F4C" w:rsidRDefault="00113F4C" w:rsidP="000971FB">
            <w:pPr>
              <w:pStyle w:val="BodytextTable"/>
            </w:pPr>
            <w:del w:id="20214" w:author="Nhóm dự án" w:date="2026-10-02T09:00:00Z">
              <w:r>
                <w:delText>Gọi điện, ghi sổ tay, tin nhắn Zalo; thời gian tiếp nhận từ vài giờ đến vài ngày khi người phụ trách đi vắng.</w:delText>
              </w:r>
            </w:del>
          </w:p>
        </w:tc>
        <w:tc>
          <w:tcPr>
            <w:tcW w:w="1919" w:type="pct"/>
            <w:tcMar>
              <w:top w:w="80" w:type="dxa"/>
              <w:left w:w="120" w:type="dxa"/>
              <w:bottom w:w="80" w:type="dxa"/>
              <w:right w:w="120" w:type="dxa"/>
            </w:tcMar>
          </w:tcPr>
          <w:p w14:paraId="4359AEC9" w14:textId="77777777" w:rsidR="00113F4C" w:rsidRPr="00113F4C" w:rsidRDefault="00113F4C" w:rsidP="000971FB">
            <w:pPr>
              <w:pStyle w:val="BodytextTable"/>
            </w:pPr>
            <w:del w:id="20215" w:author="Nhóm dự án" w:date="2026-10-02T09:00:00Z">
              <w:r>
                <w:delText>Tạo phiếu trực tuyến, thông báo đẩy thời gian thực đến đúng người/tổ phụ trách; mục tiêu tiếp nhận &lt; 30 phút.</w:delText>
              </w:r>
            </w:del>
          </w:p>
        </w:tc>
      </w:tr>
      <w:tr w:rsidR="00113F4C" w14:paraId="75BC7905" w14:textId="77777777" w:rsidTr="00154EEB">
        <w:trPr>
          <w:del w:id="20220" w:author="Nhóm dự án" w:date="2026-10-02T09:00:00Z"/>
        </w:trPr>
        <w:tc>
          <w:tcPr>
            <w:tcW w:w="1163" w:type="pct"/>
            <w:tcMar>
              <w:top w:w="80" w:type="dxa"/>
              <w:left w:w="120" w:type="dxa"/>
              <w:bottom w:w="80" w:type="dxa"/>
              <w:right w:w="120" w:type="dxa"/>
            </w:tcMar>
          </w:tcPr>
          <w:p w14:paraId="40F87C6F" w14:textId="77777777" w:rsidR="00113F4C" w:rsidRPr="00113F4C" w:rsidRDefault="00113F4C" w:rsidP="000971FB">
            <w:pPr>
              <w:pStyle w:val="BodytextTable"/>
            </w:pPr>
            <w:del w:id="20217" w:author="Nhóm dự án" w:date="2026-10-02T09:00:00Z">
              <w:r>
                <w:delText>Dữ liệu vận hành</w:delText>
              </w:r>
            </w:del>
          </w:p>
        </w:tc>
        <w:tc>
          <w:tcPr>
            <w:tcW w:w="1919" w:type="pct"/>
            <w:tcMar>
              <w:top w:w="80" w:type="dxa"/>
              <w:left w:w="120" w:type="dxa"/>
              <w:bottom w:w="80" w:type="dxa"/>
              <w:right w:w="120" w:type="dxa"/>
            </w:tcMar>
          </w:tcPr>
          <w:p w14:paraId="17CA85FE" w14:textId="77777777" w:rsidR="00113F4C" w:rsidRPr="00113F4C" w:rsidRDefault="00113F4C" w:rsidP="000971FB">
            <w:pPr>
              <w:pStyle w:val="BodytextTable"/>
            </w:pPr>
            <w:del w:id="20218" w:author="Nhóm dự án" w:date="2026-10-02T09:00:00Z">
              <w:r>
                <w:delText>Phân tán giữa WordPress V1, Excel cục bộ và tin nhắn nội bộ từng tổ; không có nguồn dữ liệu thống nhất.</w:delText>
              </w:r>
            </w:del>
          </w:p>
        </w:tc>
        <w:tc>
          <w:tcPr>
            <w:tcW w:w="1919" w:type="pct"/>
            <w:tcMar>
              <w:top w:w="80" w:type="dxa"/>
              <w:left w:w="120" w:type="dxa"/>
              <w:bottom w:w="80" w:type="dxa"/>
              <w:right w:w="120" w:type="dxa"/>
            </w:tcMar>
          </w:tcPr>
          <w:p w14:paraId="4F8328AE" w14:textId="77777777" w:rsidR="00113F4C" w:rsidRPr="00113F4C" w:rsidRDefault="00113F4C" w:rsidP="000971FB">
            <w:pPr>
              <w:pStyle w:val="BodytextTable"/>
            </w:pPr>
            <w:del w:id="20219" w:author="Nhóm dự án" w:date="2026-10-02T09:00:00Z">
              <w:r>
                <w:delText>Hợp nhất trên một nền tảng (PostgreSQL): single source of truth, truy vấn và báo cáo liên thông toàn bệnh viện.</w:delText>
              </w:r>
            </w:del>
          </w:p>
        </w:tc>
      </w:tr>
      <w:tr w:rsidR="00113F4C" w14:paraId="3FFB19C2" w14:textId="77777777" w:rsidTr="00154EEB">
        <w:trPr>
          <w:del w:id="20224" w:author="Nhóm dự án" w:date="2026-10-02T09:00:00Z"/>
        </w:trPr>
        <w:tc>
          <w:tcPr>
            <w:tcW w:w="1163" w:type="pct"/>
            <w:tcMar>
              <w:top w:w="80" w:type="dxa"/>
              <w:left w:w="120" w:type="dxa"/>
              <w:bottom w:w="80" w:type="dxa"/>
              <w:right w:w="120" w:type="dxa"/>
            </w:tcMar>
          </w:tcPr>
          <w:p w14:paraId="5A7B9E8A" w14:textId="77777777" w:rsidR="00113F4C" w:rsidRPr="00113F4C" w:rsidRDefault="00113F4C" w:rsidP="000971FB">
            <w:pPr>
              <w:pStyle w:val="BodytextTable"/>
            </w:pPr>
            <w:del w:id="20221" w:author="Nhóm dự án" w:date="2026-10-02T09:00:00Z">
              <w:r>
                <w:delText>Phê duyệt đa cấp</w:delText>
              </w:r>
            </w:del>
          </w:p>
        </w:tc>
        <w:tc>
          <w:tcPr>
            <w:tcW w:w="1919" w:type="pct"/>
            <w:tcMar>
              <w:top w:w="80" w:type="dxa"/>
              <w:left w:w="120" w:type="dxa"/>
              <w:bottom w:w="80" w:type="dxa"/>
              <w:right w:w="120" w:type="dxa"/>
            </w:tcMar>
          </w:tcPr>
          <w:p w14:paraId="537DF95C" w14:textId="77777777" w:rsidR="00113F4C" w:rsidRPr="00113F4C" w:rsidRDefault="00113F4C" w:rsidP="000971FB">
            <w:pPr>
              <w:pStyle w:val="BodytextTable"/>
            </w:pPr>
            <w:del w:id="20222" w:author="Nhóm dự án" w:date="2026-10-02T09:00:00Z">
              <w:r>
                <w:delText>Chữ ký giấy hoặc xác nhận miệng, dễ thất lạc, khó truy vết.</w:delText>
              </w:r>
            </w:del>
          </w:p>
        </w:tc>
        <w:tc>
          <w:tcPr>
            <w:tcW w:w="1919" w:type="pct"/>
            <w:tcMar>
              <w:top w:w="80" w:type="dxa"/>
              <w:left w:w="120" w:type="dxa"/>
              <w:bottom w:w="80" w:type="dxa"/>
              <w:right w:w="120" w:type="dxa"/>
            </w:tcMar>
          </w:tcPr>
          <w:p w14:paraId="22D42779" w14:textId="77777777" w:rsidR="00113F4C" w:rsidRPr="00113F4C" w:rsidRDefault="00113F4C" w:rsidP="000971FB">
            <w:pPr>
              <w:pStyle w:val="BodytextTable"/>
            </w:pPr>
            <w:del w:id="20223" w:author="Nhóm dự án" w:date="2026-10-02T09:00:00Z">
              <w:r>
                <w:delText>Quy trình duyệt trực tuyến (Nhân viên → Tổ trưởng → Trưởng phòng), lưu đầy đủ lịch sử thao tác và timeline.</w:delText>
              </w:r>
            </w:del>
          </w:p>
        </w:tc>
      </w:tr>
      <w:tr w:rsidR="00113F4C" w14:paraId="4728AD30" w14:textId="77777777" w:rsidTr="00154EEB">
        <w:trPr>
          <w:del w:id="20228" w:author="Nhóm dự án" w:date="2026-10-02T09:00:00Z"/>
        </w:trPr>
        <w:tc>
          <w:tcPr>
            <w:tcW w:w="1163" w:type="pct"/>
            <w:tcMar>
              <w:top w:w="80" w:type="dxa"/>
              <w:left w:w="120" w:type="dxa"/>
              <w:bottom w:w="80" w:type="dxa"/>
              <w:right w:w="120" w:type="dxa"/>
            </w:tcMar>
          </w:tcPr>
          <w:p w14:paraId="1F180849" w14:textId="77777777" w:rsidR="00113F4C" w:rsidRPr="00113F4C" w:rsidRDefault="00113F4C" w:rsidP="000971FB">
            <w:pPr>
              <w:pStyle w:val="BodytextTable"/>
            </w:pPr>
            <w:del w:id="20225" w:author="Nhóm dự án" w:date="2026-10-02T09:00:00Z">
              <w:r>
                <w:delText>Đánh giá sau hoàn thành</w:delText>
              </w:r>
            </w:del>
          </w:p>
        </w:tc>
        <w:tc>
          <w:tcPr>
            <w:tcW w:w="1919" w:type="pct"/>
            <w:tcMar>
              <w:top w:w="80" w:type="dxa"/>
              <w:left w:w="120" w:type="dxa"/>
              <w:bottom w:w="80" w:type="dxa"/>
              <w:right w:w="120" w:type="dxa"/>
            </w:tcMar>
          </w:tcPr>
          <w:p w14:paraId="7802A611" w14:textId="77777777" w:rsidR="00113F4C" w:rsidRPr="00113F4C" w:rsidRDefault="00113F4C" w:rsidP="000971FB">
            <w:pPr>
              <w:pStyle w:val="BodytextTable"/>
            </w:pPr>
            <w:del w:id="20226" w:author="Nhóm dự án" w:date="2026-10-02T09:00:00Z">
              <w:r>
                <w:delText>Không có; không thu thập được mức độ hài lòng của người yêu cầu.</w:delText>
              </w:r>
            </w:del>
          </w:p>
        </w:tc>
        <w:tc>
          <w:tcPr>
            <w:tcW w:w="1919" w:type="pct"/>
            <w:tcMar>
              <w:top w:w="80" w:type="dxa"/>
              <w:left w:w="120" w:type="dxa"/>
              <w:bottom w:w="80" w:type="dxa"/>
              <w:right w:w="120" w:type="dxa"/>
            </w:tcMar>
          </w:tcPr>
          <w:p w14:paraId="18A9DA4E" w14:textId="77777777" w:rsidR="00113F4C" w:rsidRPr="00113F4C" w:rsidRDefault="00113F4C" w:rsidP="000971FB">
            <w:pPr>
              <w:pStyle w:val="BodytextTable"/>
            </w:pPr>
            <w:del w:id="20227" w:author="Nhóm dự án" w:date="2026-10-02T09:00:00Z">
              <w:r>
                <w:delText>Chấm điểm (rating sao) và nhận xét sau khi xử lý, làm cơ sở cải tiến chất lượng và khen thưởng/đào tạo.</w:delText>
              </w:r>
            </w:del>
          </w:p>
        </w:tc>
      </w:tr>
      <w:tr w:rsidR="00113F4C" w14:paraId="42C6A882" w14:textId="77777777" w:rsidTr="00154EEB">
        <w:trPr>
          <w:del w:id="20232" w:author="Nhóm dự án" w:date="2026-10-02T09:00:00Z"/>
        </w:trPr>
        <w:tc>
          <w:tcPr>
            <w:tcW w:w="1163" w:type="pct"/>
            <w:tcMar>
              <w:top w:w="80" w:type="dxa"/>
              <w:left w:w="120" w:type="dxa"/>
              <w:bottom w:w="80" w:type="dxa"/>
              <w:right w:w="120" w:type="dxa"/>
            </w:tcMar>
          </w:tcPr>
          <w:p w14:paraId="7E88F5E2" w14:textId="77777777" w:rsidR="00113F4C" w:rsidRPr="00113F4C" w:rsidRDefault="00113F4C" w:rsidP="000971FB">
            <w:pPr>
              <w:pStyle w:val="BodytextTable"/>
            </w:pPr>
            <w:del w:id="20229" w:author="Nhóm dự án" w:date="2026-10-02T09:00:00Z">
              <w:r>
                <w:delText>Báo cáo, dashboard</w:delText>
              </w:r>
            </w:del>
          </w:p>
        </w:tc>
        <w:tc>
          <w:tcPr>
            <w:tcW w:w="1919" w:type="pct"/>
            <w:tcMar>
              <w:top w:w="80" w:type="dxa"/>
              <w:left w:w="120" w:type="dxa"/>
              <w:bottom w:w="80" w:type="dxa"/>
              <w:right w:w="120" w:type="dxa"/>
            </w:tcMar>
          </w:tcPr>
          <w:p w14:paraId="674DCB12" w14:textId="77777777" w:rsidR="00113F4C" w:rsidRPr="00113F4C" w:rsidRDefault="00113F4C" w:rsidP="000971FB">
            <w:pPr>
              <w:pStyle w:val="BodytextTable"/>
            </w:pPr>
            <w:del w:id="20230" w:author="Nhóm dự án" w:date="2026-10-02T09:00:00Z">
              <w:r>
                <w:delText>Tổng hợp thủ công từ nhiều nguồn, tốn nhiều giờ mỗi tháng/quý, dễ sai sót.</w:delText>
              </w:r>
            </w:del>
          </w:p>
        </w:tc>
        <w:tc>
          <w:tcPr>
            <w:tcW w:w="1919" w:type="pct"/>
            <w:tcMar>
              <w:top w:w="80" w:type="dxa"/>
              <w:left w:w="120" w:type="dxa"/>
              <w:bottom w:w="80" w:type="dxa"/>
              <w:right w:w="120" w:type="dxa"/>
            </w:tcMar>
          </w:tcPr>
          <w:p w14:paraId="2E746801" w14:textId="77777777" w:rsidR="00113F4C" w:rsidRPr="00113F4C" w:rsidRDefault="00113F4C" w:rsidP="000971FB">
            <w:pPr>
              <w:pStyle w:val="BodytextTable"/>
            </w:pPr>
            <w:del w:id="20231" w:author="Nhóm dự án" w:date="2026-10-02T09:00:00Z">
              <w:r>
                <w:delText>Dashboard thời gian thực cho lãnh đạo và trưởng tổ, số liệu cập nhật tự động.</w:delText>
              </w:r>
            </w:del>
          </w:p>
        </w:tc>
      </w:tr>
      <w:tr w:rsidR="00113F4C" w14:paraId="2BE6D011" w14:textId="77777777" w:rsidTr="00154EEB">
        <w:trPr>
          <w:del w:id="20236" w:author="Nhóm dự án" w:date="2026-10-02T09:00:00Z"/>
        </w:trPr>
        <w:tc>
          <w:tcPr>
            <w:tcW w:w="1163" w:type="pct"/>
            <w:tcMar>
              <w:top w:w="80" w:type="dxa"/>
              <w:left w:w="120" w:type="dxa"/>
              <w:bottom w:w="80" w:type="dxa"/>
              <w:right w:w="120" w:type="dxa"/>
            </w:tcMar>
          </w:tcPr>
          <w:p w14:paraId="5A3B5B44" w14:textId="77777777" w:rsidR="00113F4C" w:rsidRPr="00113F4C" w:rsidRDefault="00113F4C" w:rsidP="000971FB">
            <w:pPr>
              <w:pStyle w:val="BodytextTable"/>
            </w:pPr>
            <w:del w:id="20233" w:author="Nhóm dự án" w:date="2026-10-02T09:00:00Z">
              <w:r>
                <w:delText>Chi phí phần mềm</w:delText>
              </w:r>
            </w:del>
          </w:p>
        </w:tc>
        <w:tc>
          <w:tcPr>
            <w:tcW w:w="1919" w:type="pct"/>
            <w:tcMar>
              <w:top w:w="80" w:type="dxa"/>
              <w:left w:w="120" w:type="dxa"/>
              <w:bottom w:w="80" w:type="dxa"/>
              <w:right w:w="120" w:type="dxa"/>
            </w:tcMar>
          </w:tcPr>
          <w:p w14:paraId="322929F4" w14:textId="77777777" w:rsidR="00113F4C" w:rsidRPr="00113F4C" w:rsidRDefault="00113F4C" w:rsidP="000971FB">
            <w:pPr>
              <w:pStyle w:val="BodytextTable"/>
            </w:pPr>
            <w:del w:id="20234" w:author="Nhóm dự án" w:date="2026-10-02T09:00:00Z">
              <w:r>
                <w:delText>Phí bản quyền plugin (Gravity Flow, Candy Ticket) gia hạn hằng năm.</w:delText>
              </w:r>
            </w:del>
          </w:p>
        </w:tc>
        <w:tc>
          <w:tcPr>
            <w:tcW w:w="1919" w:type="pct"/>
            <w:tcMar>
              <w:top w:w="80" w:type="dxa"/>
              <w:left w:w="120" w:type="dxa"/>
              <w:bottom w:w="80" w:type="dxa"/>
              <w:right w:w="120" w:type="dxa"/>
            </w:tcMar>
          </w:tcPr>
          <w:p w14:paraId="703B3ED8" w14:textId="77777777" w:rsidR="00113F4C" w:rsidRPr="00113F4C" w:rsidRDefault="00113F4C" w:rsidP="000971FB">
            <w:pPr>
              <w:pStyle w:val="BodytextTable"/>
            </w:pPr>
            <w:del w:id="20235" w:author="Nhóm dự án" w:date="2026-10-02T09:00:00Z">
              <w:r>
                <w:delText>Stack mã nguồn mở, tự phát triển nội bộ, không phát sinh phí bản quyền lặp lại.</w:delText>
              </w:r>
            </w:del>
          </w:p>
        </w:tc>
      </w:tr>
    </w:tbl>
    <w:p w14:paraId="07BDF962" w14:textId="77777777" w:rsidR="00113F4C" w:rsidRPr="00113F4C" w:rsidRDefault="00113F4C" w:rsidP="00113F4C"/>
    <w:p w14:paraId="31A7AAA5" w14:textId="260913FF" w:rsidR="00113F4C" w:rsidRPr="00113F4C" w:rsidRDefault="00702D54" w:rsidP="00113F4C">
      <w:pPr>
        <w:pStyle w:val="Heading1"/>
      </w:pPr>
      <w:r>
        <w:t xml:space="preserve">4. GIẢI PHÁP</w:t>
      </w:r>
    </w:p>
    <w:p w14:paraId="4550D83B" w14:textId="75A9BCA4" w:rsidR="00113F4C" w:rsidRDefault="00113F4C" w:rsidP="00113F4C">
      <w:pPr>
        <w:pStyle w:val="Bodytext"/>
      </w:pPr>
      <w:r>
        <w:t xml:space="preserve">Phát triển và triển khai hệ thống BIH Infrastructure Manager (V2) - một ứng dụng web quản lý vận hành tổng hợp được viết lại hoàn toàn trên nền tảng </w:t>
      </w:r>
      <w:del w:id="20237" w:author="Nhóm dự án" w:date="2026-10-02T09:00:00Z">
        <w:r>
          <w:delText xml:space="preserve">Next.js/PostgreSQL self-hosted</w:delText>
        </w:r>
      </w:del>
      <w:ins w:id="20238" w:author="Nhóm dự án" w:date="2026-10-02T09:00:00Z">
        <w:r>
          <w:t xml:space="preserve">Next.js/PostgreSQL vận hành trên máy chủ nội bộ</w:t>
        </w:r>
      </w:ins>
      <w:r>
        <w:t xml:space="preserve">, thay thế cho hệ thống V1 chạy trên WordPress + Gravity Flow + Candy Ticket. V2 được thiết kế dành riêng cho Bệnh viện Quốc tế Becamex, số hóa toàn bộ quy trình vận hành hạ tầng trên một nền tảng duy nhất và bổ sung </w:t>
      </w:r>
      <w:del w:id="20239" w:author="Nhóm dự án" w:date="2026-10-02T09:00:00Z">
        <w:r>
          <w:delText xml:space="preserve">các module mà V1 còn thiếu (đánh giá sau hoàn thành, dashboard real-time, notification đa kênh)</w:delText>
        </w:r>
      </w:del>
      <w:ins w:id="20240" w:author="Nhóm dự án" w:date="2026-10-02T09:00:00Z">
        <w:r>
          <w:t xml:space="preserve">các phân hệ mà V1 còn thiếu (đánh giá sau hoàn thành, bảng theo dõi thời gian thực, thông báo đa kênh)</w:t>
        </w:r>
      </w:ins>
      <w:r>
        <w:t xml:space="preserve">. Hệ thống đã triển khai chính thức tại ops.bih-ai.com.</w:t>
      </w:r>
    </w:p>
    <w:p w14:paraId="6CA25E9E" w14:textId="20D7752B" w:rsidR="00113F4C" w:rsidRDefault="00113F4C" w:rsidP="00113F4C">
      <w:pPr>
        <w:pStyle w:val="Heading2"/>
      </w:pPr>
      <w:r>
        <w:t xml:space="preserve">4.1. Đối ứng nguyên nhân gốc rễ</w:t>
      </w:r>
      <w:del w:id="20241" w:author="Nhóm dự án" w:date="2026-10-02T09:00:00Z">
        <w:r>
          <w:delText xml:space="preserve"> và giải pháp V2</w:delText>
        </w:r>
      </w:del>
      <w:ins w:id="20242" w:author="Nhóm dự án" w:date="2026-10-02T09:00:00Z">
        <w:r>
          <w:t xml:space="preserve">, đánh giá và lựa chọn giải pháp</w:t>
        </w:r>
      </w:ins>
    </w:p>
    <w:p w14:paraId="38A70021" w14:textId="21CF8248" w:rsidR="00113F4C" w:rsidRDefault="00113F4C" w:rsidP="00113F4C">
      <w:pPr>
        <w:pStyle w:val="Bodytext"/>
      </w:pPr>
      <w:del w:id="20243" w:author="Nhóm dự án" w:date="2026-10-02T09:00:00Z">
        <w:r>
          <w:delText xml:space="preserve">Bảng dưới đây thể hiện từng nguyên nhân gốc rễ đã nêu tại mục 3.1 và 3.3, và module/giải pháp tương ứng trong V2 trực tiếp giải quyết nguyên nhân đó:</w:delText>
        </w:r>
      </w:del>
      <w:ins w:id="20244" w:author="Nhóm dự án" w:date="2026-10-02T09:00:00Z">
        <w:r>
          <w:t xml:space="preserve">Mỗi nguyên nhân gốc rễ tại mục 3.1.2 được đề xuất giải pháp tương ứng. Từng thành viên nhóm dự án chấm điểm độc lập theo thang 1–5 cho hai tiêu chí: Hiệu quả (mức độ giải quyết nguyên nhân gốc rễ) và Khả thi (nguồn lực, thời gian, kỹ thuật). Điểm mỗi tiêu chí là trung bình điểm của các thành viên; giải pháp có tích số ≥ 12 được chọn thực hiện. Nhóm cũng đánh giá hai phương án thay thế làm cơ sở lựa chọn:</w:t>
        </w:r>
      </w:ins>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780"/>
        <w:gridCol w:w="2647"/>
        <w:gridCol w:w="968"/>
        <w:gridCol w:w="966"/>
        <w:gridCol w:w="964"/>
        <w:gridCol w:w="1870"/>
      </w:tblGrid>
      <w:tr w:rsidR="002A1160" w14:paraId="56E05247" w14:textId="7FABD929" w:rsidTr="002A1160">
        <w:trPr>
          <w:trHeight w:val="635"/>
          <w:tblHeader/>
        </w:trPr>
        <w:tc>
          <w:tcPr>
            <w:tcW w:w="1438" w:type="pct"/>
            <w:shd w:val="clear" w:color="auto" w:fill="D5E8F0"/>
            <w:tcMar>
              <w:top w:w="80" w:type="dxa"/>
              <w:left w:w="120" w:type="dxa"/>
              <w:bottom w:w="80" w:type="dxa"/>
              <w:right w:w="120" w:type="dxa"/>
            </w:tcMar>
          </w:tcPr>
          <w:p w14:paraId="3C4728A9" w14:textId="77777777" w:rsidR="002A1160" w:rsidRPr="00113F4C" w:rsidRDefault="002A1160" w:rsidP="00FB3E63">
            <w:pPr>
              <w:pStyle w:val="Titlecolumnoftable"/>
            </w:pPr>
            <w:r>
              <w:lastRenderedPageBreak/>
              <w:t>Nguyên nhân gốc rễ (V1 / thủ công)</w:t>
            </w:r>
          </w:p>
        </w:tc>
        <w:tc>
          <w:tcPr>
            <w:tcW w:w="1372" w:type="pct"/>
            <w:shd w:val="clear" w:color="auto" w:fill="D5E8F0"/>
            <w:tcMar>
              <w:top w:w="80" w:type="dxa"/>
              <w:left w:w="120" w:type="dxa"/>
              <w:bottom w:w="80" w:type="dxa"/>
              <w:right w:w="120" w:type="dxa"/>
            </w:tcMar>
          </w:tcPr>
          <w:p w14:paraId="10EFB430" w14:textId="77777777" w:rsidR="002A1160" w:rsidRPr="00113F4C" w:rsidRDefault="002A1160" w:rsidP="00FB3E63">
            <w:pPr>
              <w:pStyle w:val="Titlecolumnoftable"/>
            </w:pPr>
            <w:r>
              <w:t>Giải pháp tương ứng trong V2</w:t>
            </w:r>
          </w:p>
        </w:tc>
        <w:tc>
          <w:tcPr>
            <w:tcW w:w="549" w:type="pct"/>
            <w:shd w:val="clear" w:color="auto" w:fill="D5E8F0"/>
          </w:tcPr>
          <w:p w14:paraId="2013A9BE" w14:textId="226D9C40" w:rsidR="002A1160" w:rsidRPr="00113F4C" w:rsidRDefault="002A1160" w:rsidP="00FB3E63">
            <w:pPr>
              <w:pStyle w:val="Titlecolumnoftable"/>
            </w:pPr>
            <w:commentRangeStart w:id="135"/>
            <w:commentRangeStart w:id="519"/>
            <w:r>
              <w:t>Hiệu quả</w:t>
            </w:r>
          </w:p>
        </w:tc>
        <w:tc>
          <w:tcPr>
            <w:tcW w:w="548" w:type="pct"/>
            <w:shd w:val="clear" w:color="auto" w:fill="D5E8F0"/>
          </w:tcPr>
          <w:p w14:paraId="48665CB4" w14:textId="1673591C" w:rsidR="002A1160" w:rsidRPr="00113F4C" w:rsidRDefault="002A1160" w:rsidP="00FB3E63">
            <w:pPr>
              <w:pStyle w:val="Titlecolumnoftable"/>
            </w:pPr>
            <w:r>
              <w:t>Khả thi</w:t>
            </w:r>
          </w:p>
        </w:tc>
        <w:tc>
          <w:tcPr>
            <w:tcW w:w="547" w:type="pct"/>
            <w:shd w:val="clear" w:color="auto" w:fill="D5E8F0"/>
          </w:tcPr>
          <w:p w14:paraId="45003DF8" w14:textId="0BC84D34" w:rsidR="002A1160" w:rsidRPr="00113F4C" w:rsidRDefault="002A1160" w:rsidP="00FB3E63">
            <w:pPr>
              <w:pStyle w:val="Titlecolumnoftable"/>
            </w:pPr>
            <w:r>
              <w:t>Tích số (Hiệu quả * Khả thi)</w:t>
            </w:r>
          </w:p>
        </w:tc>
        <w:tc>
          <w:tcPr>
            <w:tcW w:w="546" w:type="pct"/>
            <w:shd w:val="clear" w:color="auto" w:fill="D5E8F0"/>
          </w:tcPr>
          <w:p w14:paraId="7EB6E470" w14:textId="54BF1175" w:rsidR="002A1160" w:rsidRPr="00113F4C" w:rsidRDefault="002A1160" w:rsidP="00FB3E63">
            <w:pPr>
              <w:pStyle w:val="Titlecolumnoftable"/>
            </w:pPr>
            <w:r>
              <w:t>Thực hiện (Có/ Không)</w:t>
            </w:r>
            <w:commentRangeEnd w:id="519"/>
            <w:commentRangeEnd w:id="135"/>
            <w:r>
              <w:rPr>
                <w:rStyle w:val="CommentReference"/>
                <w:sz w:val="24"/>
                <w:szCs w:val="26"/>
              </w:rPr>
              <w:commentReference w:id="135"/>
            </w:r>
            <w:r>
              <w:rPr>
                <w:rStyle w:val="CommentReference"/>
              </w:rPr>
              <w:commentReference w:id="519"/>
            </w:r>
          </w:p>
        </w:tc>
      </w:tr>
      <w:tr w:rsidR="002A1160" w14:paraId="6EA6A1AA" w14:textId="4966A847" w:rsidTr="002A1160">
        <w:trPr>
          <w:trHeight w:val="635"/>
          <w:del w:id="20247" w:author="Nhóm dự án" w:date="2026-10-02T09:00:00Z"/>
        </w:trPr>
        <w:tc>
          <w:tcPr>
            <w:tcW w:w="1438" w:type="pct"/>
            <w:tcMar>
              <w:top w:w="80" w:type="dxa"/>
              <w:left w:w="120" w:type="dxa"/>
              <w:bottom w:w="80" w:type="dxa"/>
              <w:right w:w="120" w:type="dxa"/>
            </w:tcMar>
          </w:tcPr>
          <w:p w14:paraId="76C15A83" w14:textId="77777777" w:rsidR="002A1160" w:rsidRPr="00113F4C" w:rsidRDefault="002A1160" w:rsidP="00FB3E63">
            <w:pPr>
              <w:pStyle w:val="BodytextTable"/>
            </w:pPr>
            <w:del w:id="20245" w:author="Nhóm dự án" w:date="2026-10-02T09:00:00Z">
              <w:r>
                <w:delText>Dữ liệu phân tán: không có single source of truth.</w:delText>
              </w:r>
            </w:del>
          </w:p>
        </w:tc>
        <w:tc>
          <w:tcPr>
            <w:tcW w:w="1372" w:type="pct"/>
            <w:tcMar>
              <w:top w:w="80" w:type="dxa"/>
              <w:left w:w="120" w:type="dxa"/>
              <w:bottom w:w="80" w:type="dxa"/>
              <w:right w:w="120" w:type="dxa"/>
            </w:tcMar>
          </w:tcPr>
          <w:p w14:paraId="72BA42EE" w14:textId="77777777" w:rsidR="002A1160" w:rsidRPr="00113F4C" w:rsidRDefault="002A1160" w:rsidP="00FB3E63">
            <w:pPr>
              <w:pStyle w:val="BodytextTable"/>
            </w:pPr>
            <w:del w:id="20246" w:author="Nhóm dự án" w:date="2026-10-02T09:00:00Z">
              <w:r>
                <w:delText>Hợp nhất toàn bộ trên PostgreSQL, data model &gt; 40 entity (mục 4.1–4.6).</w:delText>
              </w:r>
            </w:del>
          </w:p>
        </w:tc>
        <w:tc>
          <w:tcPr>
            <w:tcW w:w="549" w:type="pct"/>
          </w:tcPr>
          <w:p w14:paraId="61E29560" w14:textId="77777777" w:rsidR="002A1160" w:rsidRDefault="002A1160" w:rsidP="00FB3E63">
            <w:pPr>
              <w:pStyle w:val="BodytextTable"/>
            </w:pPr>
          </w:p>
        </w:tc>
        <w:tc>
          <w:tcPr>
            <w:tcW w:w="548" w:type="pct"/>
          </w:tcPr>
          <w:p w14:paraId="6DAB68D0" w14:textId="77777777" w:rsidR="002A1160" w:rsidRDefault="002A1160" w:rsidP="00FB3E63">
            <w:pPr>
              <w:pStyle w:val="BodytextTable"/>
            </w:pPr>
          </w:p>
        </w:tc>
        <w:tc>
          <w:tcPr>
            <w:tcW w:w="547" w:type="pct"/>
          </w:tcPr>
          <w:p w14:paraId="432F5F37" w14:textId="77777777" w:rsidR="002A1160" w:rsidRDefault="002A1160" w:rsidP="00FB3E63">
            <w:pPr>
              <w:pStyle w:val="BodytextTable"/>
            </w:pPr>
          </w:p>
        </w:tc>
        <w:tc>
          <w:tcPr>
            <w:tcW w:w="546" w:type="pct"/>
          </w:tcPr>
          <w:p w14:paraId="025294EC" w14:textId="77777777" w:rsidR="002A1160" w:rsidRDefault="002A1160" w:rsidP="00FB3E63">
            <w:pPr>
              <w:pStyle w:val="BodytextTable"/>
            </w:pPr>
          </w:p>
        </w:tc>
      </w:tr>
      <w:tr w:rsidR="002A1160" w14:paraId="4A8E0492" w14:textId="3527CF24" w:rsidTr="002A1160">
        <w:trPr>
          <w:trHeight w:val="635"/>
          <w:del w:id="20250" w:author="Nhóm dự án" w:date="2026-10-02T09:00:00Z"/>
        </w:trPr>
        <w:tc>
          <w:tcPr>
            <w:tcW w:w="1438" w:type="pct"/>
            <w:tcMar>
              <w:top w:w="80" w:type="dxa"/>
              <w:left w:w="120" w:type="dxa"/>
              <w:bottom w:w="80" w:type="dxa"/>
              <w:right w:w="120" w:type="dxa"/>
            </w:tcMar>
          </w:tcPr>
          <w:p w14:paraId="0994E4AE" w14:textId="77777777" w:rsidR="002A1160" w:rsidRPr="00113F4C" w:rsidRDefault="002A1160" w:rsidP="00FB3E63">
            <w:pPr>
              <w:pStyle w:val="BodytextTable"/>
            </w:pPr>
            <w:del w:id="20248" w:author="Nhóm dự án" w:date="2026-10-02T09:00:00Z">
              <w:r>
                <w:delText>Chi phí bản quyền plugin, phụ thuộc nhà cung cấp.</w:delText>
              </w:r>
            </w:del>
          </w:p>
        </w:tc>
        <w:tc>
          <w:tcPr>
            <w:tcW w:w="1372" w:type="pct"/>
            <w:tcMar>
              <w:top w:w="80" w:type="dxa"/>
              <w:left w:w="120" w:type="dxa"/>
              <w:bottom w:w="80" w:type="dxa"/>
              <w:right w:w="120" w:type="dxa"/>
            </w:tcMar>
          </w:tcPr>
          <w:p w14:paraId="3015ACAC" w14:textId="77777777" w:rsidR="002A1160" w:rsidRPr="00113F4C" w:rsidRDefault="002A1160" w:rsidP="00FB3E63">
            <w:pPr>
              <w:pStyle w:val="BodytextTable"/>
            </w:pPr>
            <w:del w:id="20249" w:author="Nhóm dự án" w:date="2026-10-02T09:00:00Z">
              <w:r>
                <w:delText>Stack mã nguồn mở tự phát triển nội bộ, self-hosted (mục 4.8, 5.3).</w:delText>
              </w:r>
            </w:del>
          </w:p>
        </w:tc>
        <w:tc>
          <w:tcPr>
            <w:tcW w:w="549" w:type="pct"/>
          </w:tcPr>
          <w:p w14:paraId="4E24B869" w14:textId="77777777" w:rsidR="002A1160" w:rsidRDefault="002A1160" w:rsidP="00FB3E63">
            <w:pPr>
              <w:pStyle w:val="BodytextTable"/>
            </w:pPr>
          </w:p>
        </w:tc>
        <w:tc>
          <w:tcPr>
            <w:tcW w:w="548" w:type="pct"/>
          </w:tcPr>
          <w:p w14:paraId="470302D0" w14:textId="77777777" w:rsidR="002A1160" w:rsidRDefault="002A1160" w:rsidP="00FB3E63">
            <w:pPr>
              <w:pStyle w:val="BodytextTable"/>
            </w:pPr>
          </w:p>
        </w:tc>
        <w:tc>
          <w:tcPr>
            <w:tcW w:w="547" w:type="pct"/>
          </w:tcPr>
          <w:p w14:paraId="2E8890F8" w14:textId="77777777" w:rsidR="002A1160" w:rsidRDefault="002A1160" w:rsidP="00FB3E63">
            <w:pPr>
              <w:pStyle w:val="BodytextTable"/>
            </w:pPr>
          </w:p>
        </w:tc>
        <w:tc>
          <w:tcPr>
            <w:tcW w:w="546" w:type="pct"/>
          </w:tcPr>
          <w:p w14:paraId="534274C4" w14:textId="77777777" w:rsidR="002A1160" w:rsidRDefault="002A1160" w:rsidP="00FB3E63">
            <w:pPr>
              <w:pStyle w:val="BodytextTable"/>
            </w:pPr>
          </w:p>
        </w:tc>
      </w:tr>
      <w:tr w:rsidR="002A1160" w14:paraId="77FE50F1" w14:textId="37866822" w:rsidTr="002A1160">
        <w:trPr>
          <w:trHeight w:val="635"/>
          <w:del w:id="20253" w:author="Nhóm dự án" w:date="2026-10-02T09:00:00Z"/>
        </w:trPr>
        <w:tc>
          <w:tcPr>
            <w:tcW w:w="1438" w:type="pct"/>
            <w:tcMar>
              <w:top w:w="80" w:type="dxa"/>
              <w:left w:w="120" w:type="dxa"/>
              <w:bottom w:w="80" w:type="dxa"/>
              <w:right w:w="120" w:type="dxa"/>
            </w:tcMar>
          </w:tcPr>
          <w:p w14:paraId="455236D2" w14:textId="77777777" w:rsidR="002A1160" w:rsidRPr="00113F4C" w:rsidRDefault="002A1160" w:rsidP="00FB3E63">
            <w:pPr>
              <w:pStyle w:val="BodytextTable"/>
            </w:pPr>
            <w:del w:id="20251" w:author="Nhóm dự án" w:date="2026-10-02T09:00:00Z">
              <w:r>
                <w:delText>Thiếu đánh giá sau hoàn thành.</w:delText>
              </w:r>
            </w:del>
          </w:p>
        </w:tc>
        <w:tc>
          <w:tcPr>
            <w:tcW w:w="1372" w:type="pct"/>
            <w:tcMar>
              <w:top w:w="80" w:type="dxa"/>
              <w:left w:w="120" w:type="dxa"/>
              <w:bottom w:w="80" w:type="dxa"/>
              <w:right w:w="120" w:type="dxa"/>
            </w:tcMar>
          </w:tcPr>
          <w:p w14:paraId="7E0DF1B3" w14:textId="77777777" w:rsidR="002A1160" w:rsidRPr="00113F4C" w:rsidRDefault="002A1160" w:rsidP="00FB3E63">
            <w:pPr>
              <w:pStyle w:val="BodytextTable"/>
            </w:pPr>
            <w:del w:id="20252" w:author="Nhóm dự án" w:date="2026-10-02T09:00:00Z">
              <w:r>
                <w:delText>Module rating sao + nhận xét sau xử lý phiếu (mục 4.1).</w:delText>
              </w:r>
            </w:del>
          </w:p>
        </w:tc>
        <w:tc>
          <w:tcPr>
            <w:tcW w:w="549" w:type="pct"/>
          </w:tcPr>
          <w:p w14:paraId="6FE3BF4A" w14:textId="77777777" w:rsidR="002A1160" w:rsidRDefault="002A1160" w:rsidP="00FB3E63">
            <w:pPr>
              <w:pStyle w:val="BodytextTable"/>
            </w:pPr>
          </w:p>
        </w:tc>
        <w:tc>
          <w:tcPr>
            <w:tcW w:w="548" w:type="pct"/>
          </w:tcPr>
          <w:p w14:paraId="7BCB3749" w14:textId="77777777" w:rsidR="002A1160" w:rsidRDefault="002A1160" w:rsidP="00FB3E63">
            <w:pPr>
              <w:pStyle w:val="BodytextTable"/>
            </w:pPr>
          </w:p>
        </w:tc>
        <w:tc>
          <w:tcPr>
            <w:tcW w:w="547" w:type="pct"/>
          </w:tcPr>
          <w:p w14:paraId="3384F2F0" w14:textId="77777777" w:rsidR="002A1160" w:rsidRDefault="002A1160" w:rsidP="00FB3E63">
            <w:pPr>
              <w:pStyle w:val="BodytextTable"/>
            </w:pPr>
          </w:p>
        </w:tc>
        <w:tc>
          <w:tcPr>
            <w:tcW w:w="546" w:type="pct"/>
          </w:tcPr>
          <w:p w14:paraId="3A55AD87" w14:textId="77777777" w:rsidR="002A1160" w:rsidRDefault="002A1160" w:rsidP="00FB3E63">
            <w:pPr>
              <w:pStyle w:val="BodytextTable"/>
            </w:pPr>
          </w:p>
        </w:tc>
      </w:tr>
      <w:tr w:rsidR="002A1160" w14:paraId="4B6D9539" w14:textId="03EEF155" w:rsidTr="002A1160">
        <w:trPr>
          <w:trHeight w:val="635"/>
          <w:del w:id="20256" w:author="Nhóm dự án" w:date="2026-10-02T09:00:00Z"/>
        </w:trPr>
        <w:tc>
          <w:tcPr>
            <w:tcW w:w="1438" w:type="pct"/>
            <w:tcMar>
              <w:top w:w="80" w:type="dxa"/>
              <w:left w:w="120" w:type="dxa"/>
              <w:bottom w:w="80" w:type="dxa"/>
              <w:right w:w="120" w:type="dxa"/>
            </w:tcMar>
          </w:tcPr>
          <w:p w14:paraId="7274238F" w14:textId="77777777" w:rsidR="002A1160" w:rsidRPr="00113F4C" w:rsidRDefault="002A1160" w:rsidP="00FB3E63">
            <w:pPr>
              <w:pStyle w:val="BodytextTable"/>
            </w:pPr>
            <w:del w:id="20254" w:author="Nhóm dự án" w:date="2026-10-02T09:00:00Z">
              <w:r>
                <w:delText>Thiếu dashboard thời gian thực.</w:delText>
              </w:r>
            </w:del>
          </w:p>
        </w:tc>
        <w:tc>
          <w:tcPr>
            <w:tcW w:w="1372" w:type="pct"/>
            <w:tcMar>
              <w:top w:w="80" w:type="dxa"/>
              <w:left w:w="120" w:type="dxa"/>
              <w:bottom w:w="80" w:type="dxa"/>
              <w:right w:w="120" w:type="dxa"/>
            </w:tcMar>
          </w:tcPr>
          <w:p w14:paraId="6C852872" w14:textId="77777777" w:rsidR="002A1160" w:rsidRPr="00113F4C" w:rsidRDefault="002A1160" w:rsidP="00FB3E63">
            <w:pPr>
              <w:pStyle w:val="BodytextTable"/>
            </w:pPr>
            <w:del w:id="20255" w:author="Nhóm dự án" w:date="2026-10-02T09:00:00Z">
              <w:r>
                <w:delText>Dashboard real-time: phiếu tồn đọng, thời gian xử lý, hiệu suất tổ/nhân viên (mục 4.3).</w:delText>
              </w:r>
            </w:del>
          </w:p>
        </w:tc>
        <w:tc>
          <w:tcPr>
            <w:tcW w:w="549" w:type="pct"/>
          </w:tcPr>
          <w:p w14:paraId="004BA694" w14:textId="77777777" w:rsidR="002A1160" w:rsidRDefault="002A1160" w:rsidP="00FB3E63">
            <w:pPr>
              <w:pStyle w:val="BodytextTable"/>
            </w:pPr>
          </w:p>
        </w:tc>
        <w:tc>
          <w:tcPr>
            <w:tcW w:w="548" w:type="pct"/>
          </w:tcPr>
          <w:p w14:paraId="3FEC74B0" w14:textId="77777777" w:rsidR="002A1160" w:rsidRDefault="002A1160" w:rsidP="00FB3E63">
            <w:pPr>
              <w:pStyle w:val="BodytextTable"/>
            </w:pPr>
          </w:p>
        </w:tc>
        <w:tc>
          <w:tcPr>
            <w:tcW w:w="547" w:type="pct"/>
          </w:tcPr>
          <w:p w14:paraId="61E1B877" w14:textId="77777777" w:rsidR="002A1160" w:rsidRDefault="002A1160" w:rsidP="00FB3E63">
            <w:pPr>
              <w:pStyle w:val="BodytextTable"/>
            </w:pPr>
          </w:p>
        </w:tc>
        <w:tc>
          <w:tcPr>
            <w:tcW w:w="546" w:type="pct"/>
          </w:tcPr>
          <w:p w14:paraId="00AD02D4" w14:textId="77777777" w:rsidR="002A1160" w:rsidRDefault="002A1160" w:rsidP="00FB3E63">
            <w:pPr>
              <w:pStyle w:val="BodytextTable"/>
            </w:pPr>
          </w:p>
        </w:tc>
      </w:tr>
      <w:tr w:rsidR="002A1160" w14:paraId="409212DE" w14:textId="0852344B" w:rsidTr="002A1160">
        <w:trPr>
          <w:trHeight w:val="635"/>
          <w:del w:id="20259" w:author="Nhóm dự án" w:date="2026-10-02T09:00:00Z"/>
        </w:trPr>
        <w:tc>
          <w:tcPr>
            <w:tcW w:w="1438" w:type="pct"/>
            <w:tcMar>
              <w:top w:w="80" w:type="dxa"/>
              <w:left w:w="120" w:type="dxa"/>
              <w:bottom w:w="80" w:type="dxa"/>
              <w:right w:w="120" w:type="dxa"/>
            </w:tcMar>
          </w:tcPr>
          <w:p w14:paraId="460296A1" w14:textId="77777777" w:rsidR="002A1160" w:rsidRPr="00113F4C" w:rsidRDefault="002A1160" w:rsidP="00FB3E63">
            <w:pPr>
              <w:pStyle w:val="BodytextTable"/>
            </w:pPr>
            <w:del w:id="20257" w:author="Nhóm dự án" w:date="2026-10-02T09:00:00Z">
              <w:r>
                <w:delText>Phê duyệt qua giấy/miệng: chậm, thất lạc, không truy vết được.</w:delText>
              </w:r>
            </w:del>
          </w:p>
        </w:tc>
        <w:tc>
          <w:tcPr>
            <w:tcW w:w="1372" w:type="pct"/>
            <w:tcMar>
              <w:top w:w="80" w:type="dxa"/>
              <w:left w:w="120" w:type="dxa"/>
              <w:bottom w:w="80" w:type="dxa"/>
              <w:right w:w="120" w:type="dxa"/>
            </w:tcMar>
          </w:tcPr>
          <w:p w14:paraId="6C59800B" w14:textId="77777777" w:rsidR="002A1160" w:rsidRPr="00113F4C" w:rsidRDefault="002A1160" w:rsidP="00FB3E63">
            <w:pPr>
              <w:pStyle w:val="BodytextTable"/>
            </w:pPr>
            <w:del w:id="20258" w:author="Nhóm dự án" w:date="2026-10-02T09:00:00Z">
              <w:r>
                <w:delText>Quy trình phê duyệt đa cấp trực tuyến, lịch sử thao tác + timeline đầy đủ (mục 4.1).</w:delText>
              </w:r>
            </w:del>
          </w:p>
        </w:tc>
        <w:tc>
          <w:tcPr>
            <w:tcW w:w="549" w:type="pct"/>
          </w:tcPr>
          <w:p w14:paraId="117A61F4" w14:textId="77777777" w:rsidR="002A1160" w:rsidRDefault="002A1160" w:rsidP="00FB3E63">
            <w:pPr>
              <w:pStyle w:val="BodytextTable"/>
            </w:pPr>
          </w:p>
        </w:tc>
        <w:tc>
          <w:tcPr>
            <w:tcW w:w="548" w:type="pct"/>
          </w:tcPr>
          <w:p w14:paraId="168DAB1A" w14:textId="77777777" w:rsidR="002A1160" w:rsidRDefault="002A1160" w:rsidP="00FB3E63">
            <w:pPr>
              <w:pStyle w:val="BodytextTable"/>
            </w:pPr>
          </w:p>
        </w:tc>
        <w:tc>
          <w:tcPr>
            <w:tcW w:w="547" w:type="pct"/>
          </w:tcPr>
          <w:p w14:paraId="4C2C1919" w14:textId="77777777" w:rsidR="002A1160" w:rsidRDefault="002A1160" w:rsidP="00FB3E63">
            <w:pPr>
              <w:pStyle w:val="BodytextTable"/>
            </w:pPr>
          </w:p>
        </w:tc>
        <w:tc>
          <w:tcPr>
            <w:tcW w:w="546" w:type="pct"/>
          </w:tcPr>
          <w:p w14:paraId="54ACDA57" w14:textId="77777777" w:rsidR="002A1160" w:rsidRDefault="002A1160" w:rsidP="00FB3E63">
            <w:pPr>
              <w:pStyle w:val="BodytextTable"/>
            </w:pPr>
          </w:p>
        </w:tc>
      </w:tr>
      <w:tr w:rsidR="002A1160" w14:paraId="4246682C" w14:textId="064130AF" w:rsidTr="002A1160">
        <w:trPr>
          <w:trHeight w:val="635"/>
          <w:del w:id="20262" w:author="Nhóm dự án" w:date="2026-10-02T09:00:00Z"/>
        </w:trPr>
        <w:tc>
          <w:tcPr>
            <w:tcW w:w="1438" w:type="pct"/>
            <w:tcMar>
              <w:top w:w="80" w:type="dxa"/>
              <w:left w:w="120" w:type="dxa"/>
              <w:bottom w:w="80" w:type="dxa"/>
              <w:right w:w="120" w:type="dxa"/>
            </w:tcMar>
          </w:tcPr>
          <w:p w14:paraId="3EEAA5A4" w14:textId="77777777" w:rsidR="002A1160" w:rsidRPr="00113F4C" w:rsidRDefault="002A1160" w:rsidP="00FB3E63">
            <w:pPr>
              <w:pStyle w:val="BodytextTable"/>
            </w:pPr>
            <w:del w:id="20260" w:author="Nhóm dự án" w:date="2026-10-02T09:00:00Z">
              <w:r>
                <w:delText>Thông báo chỉ email cơ bản, không đăng ký theo loại sự kiện.</w:delText>
              </w:r>
            </w:del>
          </w:p>
        </w:tc>
        <w:tc>
          <w:tcPr>
            <w:tcW w:w="1372" w:type="pct"/>
            <w:tcMar>
              <w:top w:w="80" w:type="dxa"/>
              <w:left w:w="120" w:type="dxa"/>
              <w:bottom w:w="80" w:type="dxa"/>
              <w:right w:w="120" w:type="dxa"/>
            </w:tcMar>
          </w:tcPr>
          <w:p w14:paraId="4AE159FF" w14:textId="77777777" w:rsidR="002A1160" w:rsidRPr="00113F4C" w:rsidRDefault="002A1160" w:rsidP="00FB3E63">
            <w:pPr>
              <w:pStyle w:val="BodytextTable"/>
            </w:pPr>
            <w:del w:id="20261" w:author="Nhóm dự án" w:date="2026-10-02T09:00:00Z">
              <w:r>
                <w:delText>Thông báo đa kênh web push/email/in-app theo phòng ban và loại sự kiện (mục 4.7).</w:delText>
              </w:r>
            </w:del>
          </w:p>
        </w:tc>
        <w:tc>
          <w:tcPr>
            <w:tcW w:w="549" w:type="pct"/>
          </w:tcPr>
          <w:p w14:paraId="3D6BF173" w14:textId="77777777" w:rsidR="002A1160" w:rsidRDefault="002A1160" w:rsidP="00FB3E63">
            <w:pPr>
              <w:pStyle w:val="BodytextTable"/>
            </w:pPr>
          </w:p>
        </w:tc>
        <w:tc>
          <w:tcPr>
            <w:tcW w:w="548" w:type="pct"/>
          </w:tcPr>
          <w:p w14:paraId="485E691D" w14:textId="77777777" w:rsidR="002A1160" w:rsidRDefault="002A1160" w:rsidP="00FB3E63">
            <w:pPr>
              <w:pStyle w:val="BodytextTable"/>
            </w:pPr>
          </w:p>
        </w:tc>
        <w:tc>
          <w:tcPr>
            <w:tcW w:w="547" w:type="pct"/>
          </w:tcPr>
          <w:p w14:paraId="68AB819F" w14:textId="77777777" w:rsidR="002A1160" w:rsidRDefault="002A1160" w:rsidP="00FB3E63">
            <w:pPr>
              <w:pStyle w:val="BodytextTable"/>
            </w:pPr>
          </w:p>
        </w:tc>
        <w:tc>
          <w:tcPr>
            <w:tcW w:w="546" w:type="pct"/>
          </w:tcPr>
          <w:p w14:paraId="0DF5691E" w14:textId="77777777" w:rsidR="002A1160" w:rsidRDefault="002A1160" w:rsidP="00FB3E63">
            <w:pPr>
              <w:pStyle w:val="BodytextTable"/>
            </w:pPr>
          </w:p>
        </w:tc>
      </w:tr>
      <w:tr w:rsidR="002A1160" w14:paraId="731DCE48" w14:textId="1ACE5893" w:rsidTr="002A1160">
        <w:trPr>
          <w:trHeight w:val="635"/>
          <w:del w:id="20265" w:author="Nhóm dự án" w:date="2026-10-02T09:00:00Z"/>
        </w:trPr>
        <w:tc>
          <w:tcPr>
            <w:tcW w:w="1438" w:type="pct"/>
            <w:tcMar>
              <w:top w:w="80" w:type="dxa"/>
              <w:left w:w="120" w:type="dxa"/>
              <w:bottom w:w="80" w:type="dxa"/>
              <w:right w:w="120" w:type="dxa"/>
            </w:tcMar>
          </w:tcPr>
          <w:p w14:paraId="22174657" w14:textId="77777777" w:rsidR="002A1160" w:rsidRPr="00113F4C" w:rsidRDefault="002A1160" w:rsidP="00FB3E63">
            <w:pPr>
              <w:pStyle w:val="BodytextTable"/>
            </w:pPr>
            <w:del w:id="20263" w:author="Nhóm dự án" w:date="2026-10-02T09:00:00Z">
              <w:r>
                <w:delText>Không có nhắc lịch bảo trì tự động.</w:delText>
              </w:r>
            </w:del>
          </w:p>
        </w:tc>
        <w:tc>
          <w:tcPr>
            <w:tcW w:w="1372" w:type="pct"/>
            <w:tcMar>
              <w:top w:w="80" w:type="dxa"/>
              <w:left w:w="120" w:type="dxa"/>
              <w:bottom w:w="80" w:type="dxa"/>
              <w:right w:w="120" w:type="dxa"/>
            </w:tcMar>
          </w:tcPr>
          <w:p w14:paraId="71F22FB9" w14:textId="77777777" w:rsidR="002A1160" w:rsidRPr="00113F4C" w:rsidRDefault="002A1160" w:rsidP="00FB3E63">
            <w:pPr>
              <w:pStyle w:val="BodytextTable"/>
            </w:pPr>
            <w:del w:id="20264" w:author="Nhóm dự án" w:date="2026-10-02T09:00:00Z">
              <w:r>
                <w:delText>Asset Management với lịch bảo trì định kỳ và cảnh báo tự động (mục 4.3).</w:delText>
              </w:r>
            </w:del>
          </w:p>
        </w:tc>
        <w:tc>
          <w:tcPr>
            <w:tcW w:w="549" w:type="pct"/>
          </w:tcPr>
          <w:p w14:paraId="2713CB1B" w14:textId="77777777" w:rsidR="002A1160" w:rsidRDefault="002A1160" w:rsidP="00FB3E63">
            <w:pPr>
              <w:pStyle w:val="BodytextTable"/>
            </w:pPr>
          </w:p>
        </w:tc>
        <w:tc>
          <w:tcPr>
            <w:tcW w:w="548" w:type="pct"/>
          </w:tcPr>
          <w:p w14:paraId="59ED553C" w14:textId="77777777" w:rsidR="002A1160" w:rsidRDefault="002A1160" w:rsidP="00FB3E63">
            <w:pPr>
              <w:pStyle w:val="BodytextTable"/>
            </w:pPr>
          </w:p>
        </w:tc>
        <w:tc>
          <w:tcPr>
            <w:tcW w:w="547" w:type="pct"/>
          </w:tcPr>
          <w:p w14:paraId="7A6AE9AB" w14:textId="77777777" w:rsidR="002A1160" w:rsidRDefault="002A1160" w:rsidP="00FB3E63">
            <w:pPr>
              <w:pStyle w:val="BodytextTable"/>
            </w:pPr>
          </w:p>
        </w:tc>
        <w:tc>
          <w:tcPr>
            <w:tcW w:w="546" w:type="pct"/>
          </w:tcPr>
          <w:p w14:paraId="7928CD79" w14:textId="77777777" w:rsidR="002A1160" w:rsidRDefault="002A1160" w:rsidP="00FB3E63">
            <w:pPr>
              <w:pStyle w:val="BodytextTable"/>
            </w:pPr>
          </w:p>
        </w:tc>
      </w:tr>
      <w:tr w:rsidR="002A1160" w:rsidTr="002A1160">
        <w:trPr>
          <w:trHeight w:val="635"/>
          <w:ins w:id="20266" w:author="Nhóm dự án" w:date="2026-10-02T09:00:00Z"/>
        </w:trPr>
        <w:tc>
          <w:tcPr>
            <w:tcW w:w="1438" w:type="pct"/>
            <w:tcMar>
              <w:top w:w="80" w:type="dxa"/>
              <w:left w:w="120" w:type="dxa"/>
              <w:bottom w:w="80" w:type="dxa"/>
              <w:right w:w="120" w:type="dxa"/>
            </w:tcMar>
          </w:tcPr>
          <w:p>
            <w:pPr>
              <w:pStyle w:val="BodytextTable"/>
            </w:pPr>
            <w:ins w:id="20267" w:author="Nhóm dự án" w:date="2026-10-02T09:00:00Z">
              <w:r>
                <w:t xml:space="preserve">NN1: Thiếu cơ chế thông báo chủ động, xác nhận đã nhận và tự động chuyển cấp</w:t>
              </w:r>
            </w:ins>
          </w:p>
        </w:tc>
        <w:tc>
          <w:tcPr>
            <w:tcW w:w="1372" w:type="pct"/>
            <w:tcMar>
              <w:top w:w="80" w:type="dxa"/>
              <w:left w:w="120" w:type="dxa"/>
              <w:bottom w:w="80" w:type="dxa"/>
              <w:right w:w="120" w:type="dxa"/>
            </w:tcMar>
          </w:tcPr>
          <w:p>
            <w:pPr>
              <w:pStyle w:val="BodytextTable"/>
            </w:pPr>
            <w:ins w:id="20268" w:author="Nhóm dự án" w:date="2026-10-02T09:00:00Z">
              <w:r>
                <w:t xml:space="preserve">Thông báo đa kênh (thông báo đẩy, email, trong ứng dụng); xác nhận đã nhận; tự động nhắc lại và chuyển cấp (mục 4.8)</w:t>
              </w:r>
            </w:ins>
          </w:p>
        </w:tc>
        <w:tc>
          <w:tcPr>
            <w:tcW w:w="549" w:type="pct"/>
          </w:tcPr>
          <w:p>
            <w:pPr>
              <w:pStyle w:val="BodytextTable"/>
            </w:pPr>
            <w:ins w:id="20269" w:author="Nhóm dự án" w:date="2026-10-02T09:00:00Z">
              <w:r>
                <w:rPr>
                  <w:highlight w:val="green"/>
                </w:rPr>
                <w:t xml:space="preserve">5</w:t>
              </w:r>
            </w:ins>
          </w:p>
        </w:tc>
        <w:tc>
          <w:tcPr>
            <w:tcW w:w="548" w:type="pct"/>
          </w:tcPr>
          <w:p>
            <w:pPr>
              <w:pStyle w:val="BodytextTable"/>
            </w:pPr>
            <w:ins w:id="20270" w:author="Nhóm dự án" w:date="2026-10-02T09:00:00Z">
              <w:r>
                <w:rPr>
                  <w:highlight w:val="green"/>
                </w:rPr>
                <w:t xml:space="preserve">4</w:t>
              </w:r>
            </w:ins>
          </w:p>
        </w:tc>
        <w:tc>
          <w:tcPr>
            <w:tcW w:w="547" w:type="pct"/>
          </w:tcPr>
          <w:p>
            <w:pPr>
              <w:pStyle w:val="BodytextTable"/>
            </w:pPr>
            <w:ins w:id="20271" w:author="Nhóm dự án" w:date="2026-10-02T09:00:00Z">
              <w:r>
                <w:rPr>
                  <w:highlight w:val="green"/>
                </w:rPr>
                <w:t xml:space="preserve">20</w:t>
              </w:r>
            </w:ins>
          </w:p>
        </w:tc>
        <w:tc>
          <w:tcPr>
            <w:tcW w:w="546" w:type="pct"/>
          </w:tcPr>
          <w:p>
            <w:pPr>
              <w:pStyle w:val="BodytextTable"/>
            </w:pPr>
            <w:ins w:id="20272" w:author="Nhóm dự án" w:date="2026-10-02T09:00:00Z">
              <w:r>
                <w:rPr>
                  <w:highlight w:val="green"/>
                </w:rPr>
                <w:t xml:space="preserve">Có</w:t>
              </w:r>
            </w:ins>
          </w:p>
        </w:tc>
      </w:tr>
      <w:tr w:rsidR="002A1160" w:rsidTr="002A1160">
        <w:trPr>
          <w:trHeight w:val="635"/>
          <w:ins w:id="20273" w:author="Nhóm dự án" w:date="2026-10-02T09:00:00Z"/>
        </w:trPr>
        <w:tc>
          <w:tcPr>
            <w:tcW w:w="1438" w:type="pct"/>
            <w:tcMar>
              <w:top w:w="80" w:type="dxa"/>
              <w:left w:w="120" w:type="dxa"/>
              <w:bottom w:w="80" w:type="dxa"/>
              <w:right w:w="120" w:type="dxa"/>
            </w:tcMar>
          </w:tcPr>
          <w:p>
            <w:pPr>
              <w:pStyle w:val="BodytextTable"/>
            </w:pPr>
            <w:ins w:id="20274" w:author="Nhóm dự án" w:date="2026-10-02T09:00:00Z">
              <w:r>
                <w:t xml:space="preserve">NN2: Chưa chuẩn hóa thời hạn xử lý, thiếu bảng theo dõi thời gian thực</w:t>
              </w:r>
            </w:ins>
          </w:p>
        </w:tc>
        <w:tc>
          <w:tcPr>
            <w:tcW w:w="1372" w:type="pct"/>
            <w:tcMar>
              <w:top w:w="80" w:type="dxa"/>
              <w:left w:w="120" w:type="dxa"/>
              <w:bottom w:w="80" w:type="dxa"/>
              <w:right w:w="120" w:type="dxa"/>
            </w:tcMar>
          </w:tcPr>
          <w:p>
            <w:pPr>
              <w:pStyle w:val="BodytextTable"/>
            </w:pPr>
            <w:ins w:id="20275" w:author="Nhóm dự án" w:date="2026-10-02T09:00:00Z">
              <w:r>
                <w:t xml:space="preserve">Quy định thời hạn xử lý theo loại phiếu; bảng theo dõi thời gian thực: phiếu tồn đọng, sắp/quá hạn, hiệu suất tổ và nhân viên (mục 4.2, 4.4)</w:t>
              </w:r>
            </w:ins>
          </w:p>
        </w:tc>
        <w:tc>
          <w:tcPr>
            <w:tcW w:w="549" w:type="pct"/>
          </w:tcPr>
          <w:p>
            <w:pPr>
              <w:pStyle w:val="BodytextTable"/>
            </w:pPr>
            <w:ins w:id="20276" w:author="Nhóm dự án" w:date="2026-10-02T09:00:00Z">
              <w:r>
                <w:rPr>
                  <w:highlight w:val="green"/>
                </w:rPr>
                <w:t xml:space="preserve">5</w:t>
              </w:r>
            </w:ins>
          </w:p>
        </w:tc>
        <w:tc>
          <w:tcPr>
            <w:tcW w:w="548" w:type="pct"/>
          </w:tcPr>
          <w:p>
            <w:pPr>
              <w:pStyle w:val="BodytextTable"/>
            </w:pPr>
            <w:ins w:id="20277" w:author="Nhóm dự án" w:date="2026-10-02T09:00:00Z">
              <w:r>
                <w:rPr>
                  <w:highlight w:val="green"/>
                </w:rPr>
                <w:t xml:space="preserve">4</w:t>
              </w:r>
            </w:ins>
          </w:p>
        </w:tc>
        <w:tc>
          <w:tcPr>
            <w:tcW w:w="547" w:type="pct"/>
          </w:tcPr>
          <w:p>
            <w:pPr>
              <w:pStyle w:val="BodytextTable"/>
            </w:pPr>
            <w:ins w:id="20278" w:author="Nhóm dự án" w:date="2026-10-02T09:00:00Z">
              <w:r>
                <w:rPr>
                  <w:highlight w:val="green"/>
                </w:rPr>
                <w:t xml:space="preserve">20</w:t>
              </w:r>
            </w:ins>
          </w:p>
        </w:tc>
        <w:tc>
          <w:tcPr>
            <w:tcW w:w="546" w:type="pct"/>
          </w:tcPr>
          <w:p>
            <w:pPr>
              <w:pStyle w:val="BodytextTable"/>
            </w:pPr>
            <w:ins w:id="20279" w:author="Nhóm dự án" w:date="2026-10-02T09:00:00Z">
              <w:r>
                <w:rPr>
                  <w:highlight w:val="green"/>
                </w:rPr>
                <w:t xml:space="preserve">Có</w:t>
              </w:r>
            </w:ins>
          </w:p>
        </w:tc>
      </w:tr>
      <w:tr w:rsidR="002A1160" w:rsidTr="002A1160">
        <w:trPr>
          <w:trHeight w:val="635"/>
          <w:ins w:id="20280" w:author="Nhóm dự án" w:date="2026-10-02T09:00:00Z"/>
        </w:trPr>
        <w:tc>
          <w:tcPr>
            <w:tcW w:w="1438" w:type="pct"/>
            <w:tcMar>
              <w:top w:w="80" w:type="dxa"/>
              <w:left w:w="120" w:type="dxa"/>
              <w:bottom w:w="80" w:type="dxa"/>
              <w:right w:w="120" w:type="dxa"/>
            </w:tcMar>
          </w:tcPr>
          <w:p>
            <w:pPr>
              <w:pStyle w:val="BodytextTable"/>
            </w:pPr>
            <w:ins w:id="20281" w:author="Nhóm dự án" w:date="2026-10-02T09:00:00Z">
              <w:r>
                <w:t xml:space="preserve">NN3: Quy trình phê duyệt chưa được số hóa</w:t>
              </w:r>
            </w:ins>
          </w:p>
        </w:tc>
        <w:tc>
          <w:tcPr>
            <w:tcW w:w="1372" w:type="pct"/>
            <w:tcMar>
              <w:top w:w="80" w:type="dxa"/>
              <w:left w:w="120" w:type="dxa"/>
              <w:bottom w:w="80" w:type="dxa"/>
              <w:right w:w="120" w:type="dxa"/>
            </w:tcMar>
          </w:tcPr>
          <w:p>
            <w:pPr>
              <w:pStyle w:val="BodytextTable"/>
            </w:pPr>
            <w:ins w:id="20282" w:author="Nhóm dự án" w:date="2026-10-02T09:00:00Z">
              <w:r>
                <w:t xml:space="preserve">Phê duyệt đa cấp trực tuyến, lưu đầy đủ lịch sử thao tác và dòng thời gian (mục 4.2)</w:t>
              </w:r>
            </w:ins>
          </w:p>
        </w:tc>
        <w:tc>
          <w:tcPr>
            <w:tcW w:w="549" w:type="pct"/>
          </w:tcPr>
          <w:p>
            <w:pPr>
              <w:pStyle w:val="BodytextTable"/>
            </w:pPr>
            <w:ins w:id="20283" w:author="Nhóm dự án" w:date="2026-10-02T09:00:00Z">
              <w:r>
                <w:rPr>
                  <w:highlight w:val="green"/>
                </w:rPr>
                <w:t xml:space="preserve">5</w:t>
              </w:r>
            </w:ins>
          </w:p>
        </w:tc>
        <w:tc>
          <w:tcPr>
            <w:tcW w:w="548" w:type="pct"/>
          </w:tcPr>
          <w:p>
            <w:pPr>
              <w:pStyle w:val="BodytextTable"/>
            </w:pPr>
            <w:ins w:id="20284" w:author="Nhóm dự án" w:date="2026-10-02T09:00:00Z">
              <w:r>
                <w:rPr>
                  <w:highlight w:val="green"/>
                </w:rPr>
                <w:t xml:space="preserve">4</w:t>
              </w:r>
            </w:ins>
          </w:p>
        </w:tc>
        <w:tc>
          <w:tcPr>
            <w:tcW w:w="547" w:type="pct"/>
          </w:tcPr>
          <w:p>
            <w:pPr>
              <w:pStyle w:val="BodytextTable"/>
            </w:pPr>
            <w:ins w:id="20285" w:author="Nhóm dự án" w:date="2026-10-02T09:00:00Z">
              <w:r>
                <w:rPr>
                  <w:highlight w:val="green"/>
                </w:rPr>
                <w:t xml:space="preserve">20</w:t>
              </w:r>
            </w:ins>
          </w:p>
        </w:tc>
        <w:tc>
          <w:tcPr>
            <w:tcW w:w="546" w:type="pct"/>
          </w:tcPr>
          <w:p>
            <w:pPr>
              <w:pStyle w:val="BodytextTable"/>
            </w:pPr>
            <w:ins w:id="20286" w:author="Nhóm dự án" w:date="2026-10-02T09:00:00Z">
              <w:r>
                <w:rPr>
                  <w:highlight w:val="green"/>
                </w:rPr>
                <w:t xml:space="preserve">Có</w:t>
              </w:r>
            </w:ins>
          </w:p>
        </w:tc>
      </w:tr>
      <w:tr w:rsidR="002A1160" w:rsidTr="002A1160">
        <w:trPr>
          <w:trHeight w:val="635"/>
          <w:ins w:id="20287" w:author="Nhóm dự án" w:date="2026-10-02T09:00:00Z"/>
        </w:trPr>
        <w:tc>
          <w:tcPr>
            <w:tcW w:w="1438" w:type="pct"/>
            <w:tcMar>
              <w:top w:w="80" w:type="dxa"/>
              <w:left w:w="120" w:type="dxa"/>
              <w:bottom w:w="80" w:type="dxa"/>
              <w:right w:w="120" w:type="dxa"/>
            </w:tcMar>
          </w:tcPr>
          <w:p>
            <w:pPr>
              <w:pStyle w:val="BodytextTable"/>
            </w:pPr>
            <w:ins w:id="20288" w:author="Nhóm dự án" w:date="2026-10-02T09:00:00Z">
              <w:r>
                <w:t xml:space="preserve">NN4: Không có cơ sở dữ liệu tập trung</w:t>
              </w:r>
            </w:ins>
          </w:p>
        </w:tc>
        <w:tc>
          <w:tcPr>
            <w:tcW w:w="1372" w:type="pct"/>
            <w:tcMar>
              <w:top w:w="80" w:type="dxa"/>
              <w:left w:w="120" w:type="dxa"/>
              <w:bottom w:w="80" w:type="dxa"/>
              <w:right w:w="120" w:type="dxa"/>
            </w:tcMar>
          </w:tcPr>
          <w:p>
            <w:pPr>
              <w:pStyle w:val="BodytextTable"/>
            </w:pPr>
            <w:ins w:id="20289" w:author="Nhóm dự án" w:date="2026-10-02T09:00:00Z">
              <w:r>
                <w:t xml:space="preserve">Hợp nhất dữ liệu trên PostgreSQL, mô hình dữ liệu hơn 40 thực thể (mục 4.2–4.7)</w:t>
              </w:r>
            </w:ins>
          </w:p>
        </w:tc>
        <w:tc>
          <w:tcPr>
            <w:tcW w:w="549" w:type="pct"/>
          </w:tcPr>
          <w:p>
            <w:pPr>
              <w:pStyle w:val="BodytextTable"/>
            </w:pPr>
            <w:ins w:id="20290" w:author="Nhóm dự án" w:date="2026-10-02T09:00:00Z">
              <w:r>
                <w:rPr>
                  <w:highlight w:val="green"/>
                </w:rPr>
                <w:t xml:space="preserve">5</w:t>
              </w:r>
            </w:ins>
          </w:p>
        </w:tc>
        <w:tc>
          <w:tcPr>
            <w:tcW w:w="548" w:type="pct"/>
          </w:tcPr>
          <w:p>
            <w:pPr>
              <w:pStyle w:val="BodytextTable"/>
            </w:pPr>
            <w:ins w:id="20291" w:author="Nhóm dự án" w:date="2026-10-02T09:00:00Z">
              <w:r>
                <w:rPr>
                  <w:highlight w:val="green"/>
                </w:rPr>
                <w:t xml:space="preserve">5</w:t>
              </w:r>
            </w:ins>
          </w:p>
        </w:tc>
        <w:tc>
          <w:tcPr>
            <w:tcW w:w="547" w:type="pct"/>
          </w:tcPr>
          <w:p>
            <w:pPr>
              <w:pStyle w:val="BodytextTable"/>
            </w:pPr>
            <w:ins w:id="20292" w:author="Nhóm dự án" w:date="2026-10-02T09:00:00Z">
              <w:r>
                <w:rPr>
                  <w:highlight w:val="green"/>
                </w:rPr>
                <w:t xml:space="preserve">25</w:t>
              </w:r>
            </w:ins>
          </w:p>
        </w:tc>
        <w:tc>
          <w:tcPr>
            <w:tcW w:w="546" w:type="pct"/>
          </w:tcPr>
          <w:p>
            <w:pPr>
              <w:pStyle w:val="BodytextTable"/>
            </w:pPr>
            <w:ins w:id="20293" w:author="Nhóm dự án" w:date="2026-10-02T09:00:00Z">
              <w:r>
                <w:rPr>
                  <w:highlight w:val="green"/>
                </w:rPr>
                <w:t xml:space="preserve">Có</w:t>
              </w:r>
            </w:ins>
          </w:p>
        </w:tc>
      </w:tr>
      <w:tr w:rsidR="002A1160" w:rsidTr="002A1160">
        <w:trPr>
          <w:trHeight w:val="635"/>
          <w:ins w:id="20294" w:author="Nhóm dự án" w:date="2026-10-02T09:00:00Z"/>
        </w:trPr>
        <w:tc>
          <w:tcPr>
            <w:tcW w:w="1438" w:type="pct"/>
            <w:tcMar>
              <w:top w:w="80" w:type="dxa"/>
              <w:left w:w="120" w:type="dxa"/>
              <w:bottom w:w="80" w:type="dxa"/>
              <w:right w:w="120" w:type="dxa"/>
            </w:tcMar>
          </w:tcPr>
          <w:p>
            <w:pPr>
              <w:pStyle w:val="BodytextTable"/>
            </w:pPr>
            <w:ins w:id="20295" w:author="Nhóm dự án" w:date="2026-10-02T09:00:00Z">
              <w:r>
                <w:t xml:space="preserve">NN5: Thiếu cơ chế đánh giá sau hoàn thành</w:t>
              </w:r>
            </w:ins>
          </w:p>
        </w:tc>
        <w:tc>
          <w:tcPr>
            <w:tcW w:w="1372" w:type="pct"/>
            <w:tcMar>
              <w:top w:w="80" w:type="dxa"/>
              <w:left w:w="120" w:type="dxa"/>
              <w:bottom w:w="80" w:type="dxa"/>
              <w:right w:w="120" w:type="dxa"/>
            </w:tcMar>
          </w:tcPr>
          <w:p>
            <w:pPr>
              <w:pStyle w:val="BodytextTable"/>
            </w:pPr>
            <w:ins w:id="20296" w:author="Nhóm dự án" w:date="2026-10-02T09:00:00Z">
              <w:r>
                <w:t xml:space="preserve">Chấm điểm sao và nhận xét sau khi hoàn thành phiếu (mục 4.2)</w:t>
              </w:r>
            </w:ins>
          </w:p>
        </w:tc>
        <w:tc>
          <w:tcPr>
            <w:tcW w:w="549" w:type="pct"/>
          </w:tcPr>
          <w:p>
            <w:pPr>
              <w:pStyle w:val="BodytextTable"/>
            </w:pPr>
            <w:ins w:id="20297" w:author="Nhóm dự án" w:date="2026-10-02T09:00:00Z">
              <w:r>
                <w:rPr>
                  <w:highlight w:val="green"/>
                </w:rPr>
                <w:t xml:space="preserve">4</w:t>
              </w:r>
            </w:ins>
          </w:p>
        </w:tc>
        <w:tc>
          <w:tcPr>
            <w:tcW w:w="548" w:type="pct"/>
          </w:tcPr>
          <w:p>
            <w:pPr>
              <w:pStyle w:val="BodytextTable"/>
            </w:pPr>
            <w:ins w:id="20298" w:author="Nhóm dự án" w:date="2026-10-02T09:00:00Z">
              <w:r>
                <w:rPr>
                  <w:highlight w:val="green"/>
                </w:rPr>
                <w:t xml:space="preserve">5</w:t>
              </w:r>
            </w:ins>
          </w:p>
        </w:tc>
        <w:tc>
          <w:tcPr>
            <w:tcW w:w="547" w:type="pct"/>
          </w:tcPr>
          <w:p>
            <w:pPr>
              <w:pStyle w:val="BodytextTable"/>
            </w:pPr>
            <w:ins w:id="20299" w:author="Nhóm dự án" w:date="2026-10-02T09:00:00Z">
              <w:r>
                <w:rPr>
                  <w:highlight w:val="green"/>
                </w:rPr>
                <w:t xml:space="preserve">20</w:t>
              </w:r>
            </w:ins>
          </w:p>
        </w:tc>
        <w:tc>
          <w:tcPr>
            <w:tcW w:w="546" w:type="pct"/>
          </w:tcPr>
          <w:p>
            <w:pPr>
              <w:pStyle w:val="BodytextTable"/>
            </w:pPr>
            <w:ins w:id="20300" w:author="Nhóm dự án" w:date="2026-10-02T09:00:00Z">
              <w:r>
                <w:rPr>
                  <w:highlight w:val="green"/>
                </w:rPr>
                <w:t xml:space="preserve">Có</w:t>
              </w:r>
            </w:ins>
          </w:p>
        </w:tc>
      </w:tr>
      <w:tr w:rsidR="002A1160" w:rsidTr="002A1160">
        <w:trPr>
          <w:trHeight w:val="635"/>
          <w:ins w:id="20301" w:author="Nhóm dự án" w:date="2026-10-02T09:00:00Z"/>
        </w:trPr>
        <w:tc>
          <w:tcPr>
            <w:tcW w:w="1438" w:type="pct"/>
            <w:tcMar>
              <w:top w:w="80" w:type="dxa"/>
              <w:left w:w="120" w:type="dxa"/>
              <w:bottom w:w="80" w:type="dxa"/>
              <w:right w:w="120" w:type="dxa"/>
            </w:tcMar>
          </w:tcPr>
          <w:p>
            <w:pPr>
              <w:pStyle w:val="BodytextTable"/>
            </w:pPr>
            <w:ins w:id="20302" w:author="Nhóm dự án" w:date="2026-10-02T09:00:00Z">
              <w:r>
                <w:t xml:space="preserve">NN6: Chưa quản lý tập trung tài sản và lịch bảo trì</w:t>
              </w:r>
            </w:ins>
          </w:p>
        </w:tc>
        <w:tc>
          <w:tcPr>
            <w:tcW w:w="1372" w:type="pct"/>
            <w:tcMar>
              <w:top w:w="80" w:type="dxa"/>
              <w:left w:w="120" w:type="dxa"/>
              <w:bottom w:w="80" w:type="dxa"/>
              <w:right w:w="120" w:type="dxa"/>
            </w:tcMar>
          </w:tcPr>
          <w:p>
            <w:pPr>
              <w:pStyle w:val="BodytextTable"/>
            </w:pPr>
            <w:ins w:id="20303" w:author="Nhóm dự án" w:date="2026-10-02T09:00:00Z">
              <w:r>
                <w:t xml:space="preserve">Quản lý tài sản, lịch bảo trì định kỳ, lịch bảo dưỡng xe và cảnh báo tự động (mục 4.3, 4.4)</w:t>
              </w:r>
            </w:ins>
          </w:p>
        </w:tc>
        <w:tc>
          <w:tcPr>
            <w:tcW w:w="549" w:type="pct"/>
          </w:tcPr>
          <w:p>
            <w:pPr>
              <w:pStyle w:val="BodytextTable"/>
            </w:pPr>
            <w:ins w:id="20304" w:author="Nhóm dự án" w:date="2026-10-02T09:00:00Z">
              <w:r>
                <w:rPr>
                  <w:highlight w:val="green"/>
                </w:rPr>
                <w:t xml:space="preserve">4</w:t>
              </w:r>
            </w:ins>
          </w:p>
        </w:tc>
        <w:tc>
          <w:tcPr>
            <w:tcW w:w="548" w:type="pct"/>
          </w:tcPr>
          <w:p>
            <w:pPr>
              <w:pStyle w:val="BodytextTable"/>
            </w:pPr>
            <w:ins w:id="20305" w:author="Nhóm dự án" w:date="2026-10-02T09:00:00Z">
              <w:r>
                <w:rPr>
                  <w:highlight w:val="green"/>
                </w:rPr>
                <w:t xml:space="preserve">3</w:t>
              </w:r>
            </w:ins>
          </w:p>
        </w:tc>
        <w:tc>
          <w:tcPr>
            <w:tcW w:w="547" w:type="pct"/>
          </w:tcPr>
          <w:p>
            <w:pPr>
              <w:pStyle w:val="BodytextTable"/>
            </w:pPr>
            <w:ins w:id="20306" w:author="Nhóm dự án" w:date="2026-10-02T09:00:00Z">
              <w:r>
                <w:rPr>
                  <w:highlight w:val="green"/>
                </w:rPr>
                <w:t xml:space="preserve">12</w:t>
              </w:r>
            </w:ins>
          </w:p>
        </w:tc>
        <w:tc>
          <w:tcPr>
            <w:tcW w:w="546" w:type="pct"/>
          </w:tcPr>
          <w:p>
            <w:pPr>
              <w:pStyle w:val="BodytextTable"/>
            </w:pPr>
            <w:ins w:id="20307" w:author="Nhóm dự án" w:date="2026-10-02T09:00:00Z">
              <w:r>
                <w:rPr>
                  <w:highlight w:val="green"/>
                </w:rPr>
                <w:t xml:space="preserve">Có</w:t>
              </w:r>
            </w:ins>
          </w:p>
        </w:tc>
      </w:tr>
      <w:tr w:rsidR="002A1160" w:rsidTr="002A1160">
        <w:trPr>
          <w:trHeight w:val="635"/>
          <w:ins w:id="20308" w:author="Nhóm dự án" w:date="2026-10-02T09:00:00Z"/>
        </w:trPr>
        <w:tc>
          <w:tcPr>
            <w:tcW w:w="1438" w:type="pct"/>
            <w:tcMar>
              <w:top w:w="80" w:type="dxa"/>
              <w:left w:w="120" w:type="dxa"/>
              <w:bottom w:w="80" w:type="dxa"/>
              <w:right w:w="120" w:type="dxa"/>
            </w:tcMar>
          </w:tcPr>
          <w:p>
            <w:pPr>
              <w:pStyle w:val="BodytextTable"/>
            </w:pPr>
            <w:ins w:id="20309" w:author="Nhóm dự án" w:date="2026-10-02T09:00:00Z">
              <w:r>
                <w:t xml:space="preserve">NN7: Nền tảng V1 phụ thuộc nhà cung cấp</w:t>
              </w:r>
            </w:ins>
          </w:p>
        </w:tc>
        <w:tc>
          <w:tcPr>
            <w:tcW w:w="1372" w:type="pct"/>
            <w:tcMar>
              <w:top w:w="80" w:type="dxa"/>
              <w:left w:w="120" w:type="dxa"/>
              <w:bottom w:w="80" w:type="dxa"/>
              <w:right w:w="120" w:type="dxa"/>
            </w:tcMar>
          </w:tcPr>
          <w:p>
            <w:pPr>
              <w:pStyle w:val="BodytextTable"/>
            </w:pPr>
            <w:ins w:id="20310" w:author="Nhóm dự án" w:date="2026-10-02T09:00:00Z">
              <w:r>
                <w:t xml:space="preserve">Tự phát triển trên nền tảng mã nguồn mở, vận hành trên máy chủ nội bộ (mục 4.9)</w:t>
              </w:r>
            </w:ins>
          </w:p>
        </w:tc>
        <w:tc>
          <w:tcPr>
            <w:tcW w:w="549" w:type="pct"/>
          </w:tcPr>
          <w:p>
            <w:pPr>
              <w:pStyle w:val="BodytextTable"/>
            </w:pPr>
            <w:ins w:id="20311" w:author="Nhóm dự án" w:date="2026-10-02T09:00:00Z">
              <w:r>
                <w:rPr>
                  <w:highlight w:val="green"/>
                </w:rPr>
                <w:t xml:space="preserve">4</w:t>
              </w:r>
            </w:ins>
          </w:p>
        </w:tc>
        <w:tc>
          <w:tcPr>
            <w:tcW w:w="548" w:type="pct"/>
          </w:tcPr>
          <w:p>
            <w:pPr>
              <w:pStyle w:val="BodytextTable"/>
            </w:pPr>
            <w:ins w:id="20312" w:author="Nhóm dự án" w:date="2026-10-02T09:00:00Z">
              <w:r>
                <w:rPr>
                  <w:highlight w:val="green"/>
                </w:rPr>
                <w:t xml:space="preserve">4</w:t>
              </w:r>
            </w:ins>
          </w:p>
        </w:tc>
        <w:tc>
          <w:tcPr>
            <w:tcW w:w="547" w:type="pct"/>
          </w:tcPr>
          <w:p>
            <w:pPr>
              <w:pStyle w:val="BodytextTable"/>
            </w:pPr>
            <w:ins w:id="20313" w:author="Nhóm dự án" w:date="2026-10-02T09:00:00Z">
              <w:r>
                <w:rPr>
                  <w:highlight w:val="green"/>
                </w:rPr>
                <w:t xml:space="preserve">16</w:t>
              </w:r>
            </w:ins>
          </w:p>
        </w:tc>
        <w:tc>
          <w:tcPr>
            <w:tcW w:w="546" w:type="pct"/>
          </w:tcPr>
          <w:p>
            <w:pPr>
              <w:pStyle w:val="BodytextTable"/>
            </w:pPr>
            <w:ins w:id="20314" w:author="Nhóm dự án" w:date="2026-10-02T09:00:00Z">
              <w:r>
                <w:rPr>
                  <w:highlight w:val="green"/>
                </w:rPr>
                <w:t xml:space="preserve">Có</w:t>
              </w:r>
            </w:ins>
          </w:p>
        </w:tc>
      </w:tr>
      <w:tr w:rsidR="002A1160" w:rsidTr="002A1160">
        <w:trPr>
          <w:trHeight w:val="635"/>
          <w:ins w:id="20315" w:author="Nhóm dự án" w:date="2026-10-02T09:00:00Z"/>
        </w:trPr>
        <w:tc>
          <w:tcPr>
            <w:tcW w:w="1438" w:type="pct"/>
            <w:tcMar>
              <w:top w:w="80" w:type="dxa"/>
              <w:left w:w="120" w:type="dxa"/>
              <w:bottom w:w="80" w:type="dxa"/>
              <w:right w:w="120" w:type="dxa"/>
            </w:tcMar>
          </w:tcPr>
          <w:p>
            <w:pPr>
              <w:pStyle w:val="BodytextTable"/>
            </w:pPr>
            <w:ins w:id="20316" w:author="Nhóm dự án" w:date="2026-10-02T09:00:00Z">
              <w:r>
                <w:t xml:space="preserve">NN4, NN7 (phương án thay thế)</w:t>
              </w:r>
            </w:ins>
          </w:p>
        </w:tc>
        <w:tc>
          <w:tcPr>
            <w:tcW w:w="1372" w:type="pct"/>
            <w:tcMar>
              <w:top w:w="80" w:type="dxa"/>
              <w:left w:w="120" w:type="dxa"/>
              <w:bottom w:w="80" w:type="dxa"/>
              <w:right w:w="120" w:type="dxa"/>
            </w:tcMar>
          </w:tcPr>
          <w:p>
            <w:pPr>
              <w:pStyle w:val="BodytextTable"/>
            </w:pPr>
            <w:ins w:id="20317" w:author="Nhóm dự án" w:date="2026-10-02T09:00:00Z">
              <w:r>
                <w:t xml:space="preserve">Mua phần mềm quản lý bảo trì thương mại (CMMS/FSM)</w:t>
              </w:r>
            </w:ins>
          </w:p>
        </w:tc>
        <w:tc>
          <w:tcPr>
            <w:tcW w:w="549" w:type="pct"/>
          </w:tcPr>
          <w:p>
            <w:pPr>
              <w:pStyle w:val="BodytextTable"/>
            </w:pPr>
            <w:ins w:id="20318" w:author="Nhóm dự án" w:date="2026-10-02T09:00:00Z">
              <w:r>
                <w:rPr>
                  <w:highlight w:val="green"/>
                </w:rPr>
                <w:t xml:space="preserve">4</w:t>
              </w:r>
            </w:ins>
          </w:p>
        </w:tc>
        <w:tc>
          <w:tcPr>
            <w:tcW w:w="548" w:type="pct"/>
          </w:tcPr>
          <w:p>
            <w:pPr>
              <w:pStyle w:val="BodytextTable"/>
            </w:pPr>
            <w:ins w:id="20319" w:author="Nhóm dự án" w:date="2026-10-02T09:00:00Z">
              <w:r>
                <w:rPr>
                  <w:highlight w:val="green"/>
                </w:rPr>
                <w:t xml:space="preserve">2</w:t>
              </w:r>
            </w:ins>
          </w:p>
        </w:tc>
        <w:tc>
          <w:tcPr>
            <w:tcW w:w="547" w:type="pct"/>
          </w:tcPr>
          <w:p>
            <w:pPr>
              <w:pStyle w:val="BodytextTable"/>
            </w:pPr>
            <w:ins w:id="20320" w:author="Nhóm dự án" w:date="2026-10-02T09:00:00Z">
              <w:r>
                <w:rPr>
                  <w:highlight w:val="green"/>
                </w:rPr>
                <w:t xml:space="preserve">8</w:t>
              </w:r>
            </w:ins>
          </w:p>
        </w:tc>
        <w:tc>
          <w:tcPr>
            <w:tcW w:w="546" w:type="pct"/>
          </w:tcPr>
          <w:p>
            <w:pPr>
              <w:pStyle w:val="BodytextTable"/>
            </w:pPr>
            <w:ins w:id="20321" w:author="Nhóm dự án" w:date="2026-10-02T09:00:00Z">
              <w:r>
                <w:rPr>
                  <w:highlight w:val="green"/>
                </w:rPr>
                <w:t xml:space="preserve">Không</w:t>
              </w:r>
            </w:ins>
          </w:p>
        </w:tc>
      </w:tr>
      <w:tr w:rsidR="002A1160" w:rsidTr="002A1160">
        <w:trPr>
          <w:trHeight w:val="635"/>
          <w:ins w:id="20322" w:author="Nhóm dự án" w:date="2026-10-02T09:00:00Z"/>
        </w:trPr>
        <w:tc>
          <w:tcPr>
            <w:tcW w:w="1438" w:type="pct"/>
            <w:tcMar>
              <w:top w:w="80" w:type="dxa"/>
              <w:left w:w="120" w:type="dxa"/>
              <w:bottom w:w="80" w:type="dxa"/>
              <w:right w:w="120" w:type="dxa"/>
            </w:tcMar>
          </w:tcPr>
          <w:p>
            <w:pPr>
              <w:pStyle w:val="BodytextTable"/>
            </w:pPr>
            <w:ins w:id="20323" w:author="Nhóm dự án" w:date="2026-10-02T09:00:00Z">
              <w:r>
                <w:t xml:space="preserve">NN7 (phương án thay thế)</w:t>
              </w:r>
            </w:ins>
          </w:p>
        </w:tc>
        <w:tc>
          <w:tcPr>
            <w:tcW w:w="1372" w:type="pct"/>
            <w:tcMar>
              <w:top w:w="80" w:type="dxa"/>
              <w:left w:w="120" w:type="dxa"/>
              <w:bottom w:w="80" w:type="dxa"/>
              <w:right w:w="120" w:type="dxa"/>
            </w:tcMar>
          </w:tcPr>
          <w:p>
            <w:pPr>
              <w:pStyle w:val="BodytextTable"/>
            </w:pPr>
            <w:ins w:id="20324" w:author="Nhóm dự án" w:date="2026-10-02T09:00:00Z">
              <w:r>
                <w:t xml:space="preserve">Tiếp tục nâng cấp hệ thống V1 trên WordPress</w:t>
              </w:r>
            </w:ins>
          </w:p>
        </w:tc>
        <w:tc>
          <w:tcPr>
            <w:tcW w:w="549" w:type="pct"/>
          </w:tcPr>
          <w:p>
            <w:pPr>
              <w:pStyle w:val="BodytextTable"/>
            </w:pPr>
            <w:ins w:id="20325" w:author="Nhóm dự án" w:date="2026-10-02T09:00:00Z">
              <w:r>
                <w:rPr>
                  <w:highlight w:val="green"/>
                </w:rPr>
                <w:t xml:space="preserve">2</w:t>
              </w:r>
            </w:ins>
          </w:p>
        </w:tc>
        <w:tc>
          <w:tcPr>
            <w:tcW w:w="548" w:type="pct"/>
          </w:tcPr>
          <w:p>
            <w:pPr>
              <w:pStyle w:val="BodytextTable"/>
            </w:pPr>
            <w:ins w:id="20326" w:author="Nhóm dự án" w:date="2026-10-02T09:00:00Z">
              <w:r>
                <w:rPr>
                  <w:highlight w:val="green"/>
                </w:rPr>
                <w:t xml:space="preserve">3</w:t>
              </w:r>
            </w:ins>
          </w:p>
        </w:tc>
        <w:tc>
          <w:tcPr>
            <w:tcW w:w="547" w:type="pct"/>
          </w:tcPr>
          <w:p>
            <w:pPr>
              <w:pStyle w:val="BodytextTable"/>
            </w:pPr>
            <w:ins w:id="20327" w:author="Nhóm dự án" w:date="2026-10-02T09:00:00Z">
              <w:r>
                <w:rPr>
                  <w:highlight w:val="green"/>
                </w:rPr>
                <w:t xml:space="preserve">6</w:t>
              </w:r>
            </w:ins>
          </w:p>
        </w:tc>
        <w:tc>
          <w:tcPr>
            <w:tcW w:w="546" w:type="pct"/>
          </w:tcPr>
          <w:p>
            <w:pPr>
              <w:pStyle w:val="BodytextTable"/>
            </w:pPr>
            <w:ins w:id="20328" w:author="Nhóm dự án" w:date="2026-10-02T09:00:00Z">
              <w:r>
                <w:rPr>
                  <w:highlight w:val="green"/>
                </w:rPr>
                <w:t xml:space="preserve">Không</w:t>
              </w:r>
            </w:ins>
          </w:p>
        </w:tc>
      </w:tr>
    </w:tbl>
    <w:p w14:paraId="4681E189" w14:textId="7FB62712" w:rsidR="00113F4C" w:rsidRDefault="00113F4C" w:rsidP="000607BB">
      <w:pPr>
        <w:pStyle w:val="Heading1"/>
      </w:pPr>
    </w:p>
    <w:p w14:paraId="1BEBFB6F" w14:textId="4F829447" w:rsidR="00113F4C" w:rsidRDefault="00113F4C" w:rsidP="00113F4C">
      <w:pPr>
        <w:pStyle w:val="Heading2"/>
      </w:pPr>
      <w:r>
        <w:t xml:space="preserve">4.2. Quản lý Phiếu yêu cầu</w:t>
      </w:r>
      <w:del w:id="20329" w:author="Nhóm dự án" w:date="2026-10-02T09:00:00Z">
        <w:r>
          <w:delText xml:space="preserve"> (Work Orders)</w:delText>
        </w:r>
      </w:del>
    </w:p>
    <w:p w14:paraId="504CC130" w14:textId="77777777" w:rsidR="00113F4C" w:rsidRPr="00113F4C" w:rsidRDefault="00113F4C" w:rsidP="00113F4C">
      <w:pPr>
        <w:pStyle w:val="Listbullet-"/>
      </w:pPr>
      <w:r>
        <w:t xml:space="preserve">Tạo, phân công, chuyển tiếp và xử lý phiếu sửa chữa/bảo trì với quy trình phê duyệt đa cấp (Nhân viên → Tổ trưởng → Trưởng phòng);</w:t>
      </w:r>
    </w:p>
    <w:p w14:paraId="2B9C2415" w14:textId="77777777" w:rsidR="00113F4C" w:rsidRPr="00113F4C" w:rsidRDefault="00113F4C" w:rsidP="00113F4C">
      <w:pPr>
        <w:pStyle w:val="Listbullet-"/>
      </w:pPr>
      <w:del w:id="20330" w:author="Nhóm dự án" w:date="2026-10-02T09:00:00Z">
        <w:r>
          <w:delText xml:space="preserve">Hệ thống comment, đính kèm tập tin và timeline hoạt động chi tiết</w:delText>
        </w:r>
      </w:del>
      <w:ins w:id="20331" w:author="Nhóm dự án" w:date="2026-10-02T09:00:00Z">
        <w:r>
          <w:t xml:space="preserve">Bình luận, đính kèm tập tin và dòng thời gian hoạt động chi tiết</w:t>
        </w:r>
      </w:ins>
      <w:r>
        <w:t xml:space="preserve">, phục vụ truy vết đầy đủ lịch sử xử lý phiếu;</w:t>
      </w:r>
    </w:p>
    <w:p w14:paraId="202104B6" w14:textId="77777777" w:rsidR="00113F4C" w:rsidRPr="00113F4C" w:rsidRDefault="00113F4C" w:rsidP="00113F4C">
      <w:pPr>
        <w:pStyle w:val="Listbullet-"/>
      </w:pPr>
      <w:r>
        <w:t xml:space="preserve">Đánh giá sau hoàn thành</w:t>
      </w:r>
      <w:del w:id="20332" w:author="Nhóm dự án" w:date="2026-10-02T09:00:00Z">
        <w:r>
          <w:delText xml:space="preserve"> (post-completion evaluation)</w:delText>
        </w:r>
      </w:del>
      <w:r>
        <w:t xml:space="preserve">: sau khi phiếu được xử lý xong, người yêu cầu có thể chấm điểm </w:t>
      </w:r>
      <w:del w:id="20333" w:author="Nhóm dự án" w:date="2026-10-02T09:00:00Z">
        <w:r>
          <w:delText xml:space="preserve">(rating sao)</w:delText>
        </w:r>
      </w:del>
      <w:ins w:id="20334" w:author="Nhóm dự án" w:date="2026-10-02T09:00:00Z">
        <w:r>
          <w:t xml:space="preserve">(chấm điểm sao)</w:t>
        </w:r>
      </w:ins>
      <w:r>
        <w:t xml:space="preserve"> và để lại nhận xét về chất lượng/thời gian xử lý. Đây là tính năng V2 mới mà V1 còn thiếu, cung cấp dữ liệu định lượng cho vòng lặp cải tiến chất lượng dịch vụ vận hành và khen thưởng/đào tạo nhân viên;</w:t>
      </w:r>
    </w:p>
    <w:p w14:paraId="2DBE6DBF" w14:textId="77777777" w:rsidR="00113F4C" w:rsidRPr="00113F4C" w:rsidRDefault="00113F4C" w:rsidP="00113F4C">
      <w:pPr>
        <w:pStyle w:val="Listbullet-"/>
      </w:pPr>
      <w:r>
        <w:t xml:space="preserve">Thông báo tự động qua </w:t>
      </w:r>
      <w:del w:id="20335" w:author="Nhóm dự án" w:date="2026-10-02T09:00:00Z">
        <w:r>
          <w:delText xml:space="preserve">email, push notification và in-app</w:delText>
        </w:r>
      </w:del>
      <w:ins w:id="20336" w:author="Nhóm dự án" w:date="2026-10-02T09:00:00Z">
        <w:r>
          <w:t xml:space="preserve">email, thông báo đẩy và thông báo trong ứng dụng</w:t>
        </w:r>
      </w:ins>
      <w:r>
        <w:t xml:space="preserve">, đảm bảo người liên quan luôn nắm được trạng thái phiếu thời gian thực.</w:t>
      </w:r>
    </w:p>
    <w:p w14:paraId="045871AE" w14:textId="6BF44F70" w:rsidR="00113F4C" w:rsidRDefault="00113F4C" w:rsidP="00113F4C">
      <w:pPr>
        <w:pStyle w:val="Heading2"/>
      </w:pPr>
      <w:r>
        <w:t xml:space="preserve">4.3. Quản lý Điều xe</w:t>
      </w:r>
      <w:del w:id="20337" w:author="Nhóm dự án" w:date="2026-10-02T09:00:00Z">
        <w:r>
          <w:delText xml:space="preserve"> (Transport)</w:delText>
        </w:r>
      </w:del>
    </w:p>
    <w:p w14:paraId="500DC8D2" w14:textId="77777777" w:rsidR="00113F4C" w:rsidRPr="00113F4C" w:rsidRDefault="00113F4C" w:rsidP="00113F4C">
      <w:pPr>
        <w:pStyle w:val="Listbullet-"/>
      </w:pPr>
      <w:r>
        <w:t xml:space="preserve">Phiếu điều xe với quy trình phê duyệt, quản lý tài xế, xe và lịch trình;</w:t>
      </w:r>
    </w:p>
    <w:p w14:paraId="3BDE0B5D" w14:textId="77777777" w:rsidR="00113F4C" w:rsidRPr="00113F4C" w:rsidRDefault="00113F4C" w:rsidP="00113F4C">
      <w:pPr>
        <w:pStyle w:val="Listbullet-"/>
      </w:pPr>
      <w:r>
        <w:t xml:space="preserve">Theo dõi nhiên liệu</w:t>
      </w:r>
      <w:del w:id="20338" w:author="Nhóm dự án" w:date="2026-10-02T09:00:00Z">
        <w:r>
          <w:delText xml:space="preserve"> (Fuel Log)</w:delText>
        </w:r>
      </w:del>
      <w:r>
        <w:t xml:space="preserve">, lịch bảo dưỡng và cảnh báo tự động khi xe đến hạn bảo dưỡng.</w:t>
      </w:r>
    </w:p>
    <w:p w14:paraId="5066B7EA" w14:textId="45BA9EFC" w:rsidR="00113F4C" w:rsidRDefault="00113F4C" w:rsidP="00113F4C">
      <w:pPr>
        <w:pStyle w:val="Heading2"/>
      </w:pPr>
      <w:r>
        <w:t xml:space="preserve">4.4. Kỹ thuật</w:t>
      </w:r>
      <w:del w:id="20339" w:author="Nhóm dự án" w:date="2026-10-02T09:00:00Z">
        <w:r>
          <w:delText xml:space="preserve"> (Technical)</w:delText>
        </w:r>
      </w:del>
    </w:p>
    <w:p w14:paraId="0FAA70A4" w14:textId="77777777" w:rsidR="00113F4C" w:rsidRPr="00113F4C" w:rsidRDefault="00113F4C" w:rsidP="00113F4C">
      <w:pPr>
        <w:pStyle w:val="Listbullet-"/>
      </w:pPr>
      <w:del w:id="20340" w:author="Nhóm dự án" w:date="2026-10-02T09:00:00Z">
        <w:r>
          <w:delText xml:space="preserve">Dashboard thống kê thời gian thực (real-time)</w:delText>
        </w:r>
      </w:del>
      <w:ins w:id="20341" w:author="Nhóm dự án" w:date="2026-10-02T09:00:00Z">
        <w:r>
          <w:t xml:space="preserve">Bảng theo dõi thống kê thời gian thực</w:t>
        </w:r>
      </w:ins>
      <w:r>
        <w:t xml:space="preserve"> cho lãnh đạo và trưởng các tổ: </w:t>
      </w:r>
      <w:del w:id="20342" w:author="Nhóm dự án" w:date="2026-10-02T09:00:00Z">
        <w:r>
          <w:delText xml:space="preserve">số phiếu tồn đọng,</w:delText>
        </w:r>
      </w:del>
      <w:ins w:id="20343" w:author="Nhóm dự án" w:date="2026-10-02T09:00:00Z">
        <w:r>
          <w:t xml:space="preserve">số phiếu tồn đọng, phiếu sắp đến hạn và quá hạn,</w:t>
        </w:r>
      </w:ins>
      <w:r>
        <w:t xml:space="preserve"> thời gian phản hồi trung bình, hiệu suất từng nhân viên/tổ và chỉ số tài sản đến hạn bảo trì. Đi kèm </w:t>
      </w:r>
      <w:del w:id="20344" w:author="Nhóm dự án" w:date="2026-10-02T09:00:00Z">
        <w:r>
          <w:delText xml:space="preserve">hệ thống kiểm tra kỹ thuật (Technical Checklists)</w:delText>
        </w:r>
      </w:del>
      <w:ins w:id="20345" w:author="Nhóm dự án" w:date="2026-10-02T09:00:00Z">
        <w:r>
          <w:t xml:space="preserve">các phiếu kiểm tra kỹ thuật định kỳ</w:t>
        </w:r>
      </w:ins>
      <w:r>
        <w:t xml:space="preserve">;</w:t>
      </w:r>
    </w:p>
    <w:p w14:paraId="18AFF4E2" w14:textId="77777777" w:rsidR="00113F4C" w:rsidRPr="00113F4C" w:rsidRDefault="00113F4C" w:rsidP="00113F4C">
      <w:pPr>
        <w:pStyle w:val="Listbullet-"/>
      </w:pPr>
      <w:r>
        <w:t xml:space="preserve">Quản lý tài sản</w:t>
      </w:r>
      <w:del w:id="20346" w:author="Nhóm dự án" w:date="2026-10-02T09:00:00Z">
        <w:r>
          <w:delText xml:space="preserve"> (Asset Management)</w:delText>
        </w:r>
      </w:del>
      <w:r>
        <w:t xml:space="preserve"> và lịch bảo trì định kỳ tự động.</w:t>
      </w:r>
    </w:p>
    <w:p w14:paraId="31524982" w14:textId="6799E2E7" w:rsidR="00113F4C" w:rsidRDefault="00113F4C" w:rsidP="00113F4C">
      <w:pPr>
        <w:pStyle w:val="Heading2"/>
      </w:pPr>
      <w:r>
        <w:t xml:space="preserve">4.5. Hộ lý</w:t>
      </w:r>
      <w:del w:id="20347" w:author="Nhóm dự án" w:date="2026-10-02T09:00:00Z">
        <w:r>
          <w:delText xml:space="preserve"> (Orderly)</w:delText>
        </w:r>
      </w:del>
    </w:p>
    <w:p w14:paraId="3CDADE0A" w14:textId="77777777" w:rsidR="00113F4C" w:rsidRPr="00113F4C" w:rsidRDefault="00113F4C" w:rsidP="00113F4C">
      <w:pPr>
        <w:pStyle w:val="Listbullet-"/>
      </w:pPr>
      <w:r>
        <w:t>Giám sát và điều phối công việc của tổ Hộ lý theo ca trực.</w:t>
      </w:r>
    </w:p>
    <w:p w14:paraId="3384E8FF" w14:textId="1BCF4DD8" w:rsidR="00113F4C" w:rsidRDefault="00113F4C" w:rsidP="00113F4C">
      <w:pPr>
        <w:pStyle w:val="Heading2"/>
      </w:pPr>
      <w:r>
        <w:t xml:space="preserve">4.6. Vật tư</w:t>
      </w:r>
      <w:del w:id="20348" w:author="Nhóm dự án" w:date="2026-10-02T09:00:00Z">
        <w:r>
          <w:delText xml:space="preserve"> (Supply Chain)</w:delText>
        </w:r>
      </w:del>
    </w:p>
    <w:p w14:paraId="0CEB3D6E" w14:textId="77777777" w:rsidR="00113F4C" w:rsidRPr="00113F4C" w:rsidRDefault="00113F4C" w:rsidP="00113F4C">
      <w:pPr>
        <w:pStyle w:val="Listbullet-"/>
      </w:pPr>
      <w:r>
        <w:t>Quản lý phiếu dự trù, ngân sách dự trù thời gian thực, quản lý hợp đồng dịch vụ.</w:t>
      </w:r>
    </w:p>
    <w:p w14:paraId="37A060AE" w14:textId="03812BC0" w:rsidR="00113F4C" w:rsidRDefault="00113F4C" w:rsidP="00113F4C">
      <w:pPr>
        <w:pStyle w:val="Heading2"/>
      </w:pPr>
      <w:r>
        <w:t>4.7. An ninh và Môi trường</w:t>
      </w:r>
    </w:p>
    <w:p w14:paraId="1EA9C423" w14:textId="77777777" w:rsidR="00113F4C" w:rsidRPr="00113F4C" w:rsidRDefault="00113F4C" w:rsidP="00113F4C">
      <w:pPr>
        <w:pStyle w:val="Listbullet-"/>
      </w:pPr>
      <w:r>
        <w:t>Quản lý sự cố an ninh, nhật ký tuần tra, quản lý thu gom rác thải y tế và quản lý cảnh quan.</w:t>
      </w:r>
    </w:p>
    <w:p w14:paraId="71D62CC8" w14:textId="50D396EF" w:rsidR="00113F4C" w:rsidRDefault="00113F4C" w:rsidP="00113F4C">
      <w:pPr>
        <w:pStyle w:val="Heading2"/>
      </w:pPr>
      <w:r>
        <w:t>4.8. Tích hợp AI và Hệ thống Thông báo</w:t>
      </w:r>
    </w:p>
    <w:p w14:paraId="4080EC18" w14:textId="77777777" w:rsidR="00113F4C" w:rsidRPr="00113F4C" w:rsidRDefault="00113F4C" w:rsidP="00113F4C">
      <w:pPr>
        <w:pStyle w:val="Listbullet-"/>
      </w:pPr>
      <w:r>
        <w:t xml:space="preserve">Tích hợp AI (Anthropic Claude, OpenAI, Google Gemini) để hỗ trợ tóm tắt và phân tích dữ liệu vận hành thông minh. </w:t>
      </w:r>
      <w:del w:id="20349" w:author="Nhóm dự án" w:date="2026-10-02T09:00:00Z">
        <w:r>
          <w:delText xml:space="preserve">Thực hiện tạo phiếu qua AI Agent trên chat box</w:delText>
        </w:r>
      </w:del>
      <w:ins w:id="20350" w:author="Nhóm dự án" w:date="2026-10-02T09:00:00Z">
        <w:r>
          <w:t xml:space="preserve">Hỗ trợ tạo phiếu qua trợ lý AI trong khung trò chuyện</w:t>
        </w:r>
      </w:ins>
      <w:r>
        <w:t xml:space="preserve">;</w:t>
      </w:r>
    </w:p>
    <w:p w14:paraId="2CEE1CE0" w14:textId="77777777" w:rsidR="00113F4C" w:rsidRPr="00113F4C" w:rsidRDefault="00113F4C" w:rsidP="00113F4C">
      <w:pPr>
        <w:pStyle w:val="Listbullet-"/>
      </w:pPr>
      <w:r>
        <w:t xml:space="preserve">Hệ thống thông báo đa kênh: </w:t>
      </w:r>
      <w:del w:id="20351" w:author="Nhóm dự án" w:date="2026-10-02T09:00:00Z">
        <w:r>
          <w:delText xml:space="preserve">Web Push, Email (SMTP/Nodemailer) và in-app notification</w:delText>
        </w:r>
      </w:del>
      <w:ins w:id="20352" w:author="Nhóm dự án" w:date="2026-10-02T09:00:00Z">
        <w:r>
          <w:t xml:space="preserve">thông báo đẩy trên trình duyệt (Web Push), email (SMTP/Nodemailer) và thông báo trong ứng dụng</w:t>
        </w:r>
      </w:ins>
      <w:r>
        <w:t xml:space="preserve"> với trạng thái đã đọc/chưa đọc, cho phép đăng ký theo phòng ban và </w:t>
      </w:r>
      <w:del w:id="20353" w:author="Nhóm dự án" w:date="2026-10-02T09:00:00Z">
        <w:r>
          <w:delText xml:space="preserve">loại sự kiện.</w:delText>
        </w:r>
      </w:del>
      <w:ins w:id="20354" w:author="Nhóm dự án" w:date="2026-10-02T09:00:00Z">
        <w:r>
          <w:t xml:space="preserve">loại sự kiện;</w:t>
        </w:r>
      </w:ins>
    </w:p>
    <w:p>
      <w:pPr>
        <w:pStyle w:val="Listbullet-"/>
        <w:rPr>
          <w:ins w:id="20355" w:author="Nhóm dự án" w:date="2026-10-02T09:00:00Z"/>
        </w:rPr>
      </w:pPr>
      <w:ins w:id="20356" w:author="Nhóm dự án" w:date="2026-10-02T09:00:00Z">
        <w:r>
          <w:rPr>
            <w:b/>
          </w:rPr>
          <w:t xml:space="preserve">Xác nhận đã nhận thông báo và tự động chuyển cấp (bổ sung): </w:t>
        </w:r>
        <w:r>
          <w:t xml:space="preserve">ghi nhận thời điểm người nhận bấm xác nhận hoặc tiếp nhận phiếu; quá thời hạn (phiếu khẩn cấp 15 phút, phiếu thông thường 30 phút) mà chưa xác nhận thì hệ thống tự động nhắc lại, chuyển cấp lên Tổ trưởng, sau đó Trưởng phòng (phục vụ Mục tiêu 5).</w:t>
        </w:r>
      </w:ins>
    </w:p>
    <w:p w14:paraId="45D69424" w14:textId="4D44B888" w:rsidR="00113F4C" w:rsidRDefault="00113F4C" w:rsidP="00113F4C">
      <w:pPr>
        <w:pStyle w:val="Heading2"/>
      </w:pPr>
      <w:r>
        <w:t>4.9. Nền tảng công nghệ</w:t>
      </w:r>
    </w:p>
    <w:p w14:paraId="53FE0FF4" w14:textId="77777777" w:rsidR="00113F4C" w:rsidRPr="00113F4C" w:rsidRDefault="00113F4C" w:rsidP="00113F4C">
      <w:pPr>
        <w:pStyle w:val="Listbullet-"/>
      </w:pPr>
      <w:del w:id="20357" w:author="Nhóm dự án" w:date="2026-10-02T09:00:00Z">
        <w:r>
          <w:delText xml:space="preserve">Frontend:</w:delText>
        </w:r>
      </w:del>
      <w:ins w:id="20358" w:author="Nhóm dự án" w:date="2026-10-02T09:00:00Z">
        <w:r>
          <w:t xml:space="preserve">Giao diện người dùng:</w:t>
        </w:r>
      </w:ins>
      <w:r>
        <w:t xml:space="preserve"> Next.js 14, React 18, TypeScript 5, Tailwind CSS 4;</w:t>
      </w:r>
    </w:p>
    <w:p w14:paraId="54B6EC8A" w14:textId="77777777" w:rsidR="00113F4C" w:rsidRPr="00113F4C" w:rsidRDefault="00113F4C" w:rsidP="00113F4C">
      <w:pPr>
        <w:pStyle w:val="Listbullet-"/>
      </w:pPr>
      <w:del w:id="20359" w:author="Nhóm dự án" w:date="2026-10-02T09:00:00Z">
        <w:r>
          <w:delText xml:space="preserve">Backend:</w:delText>
        </w:r>
      </w:del>
      <w:ins w:id="20360" w:author="Nhóm dự án" w:date="2026-10-02T09:00:00Z">
        <w:r>
          <w:t xml:space="preserve">Xử lý phía máy chủ:</w:t>
        </w:r>
      </w:ins>
      <w:r>
        <w:t xml:space="preserve"> Next.js API Routes (App Router), Prisma ORM 5.22 trên PostgreSQL 16;</w:t>
      </w:r>
    </w:p>
    <w:p w14:paraId="089D4F5D" w14:textId="77777777" w:rsidR="00113F4C" w:rsidRPr="00113F4C" w:rsidRDefault="00113F4C" w:rsidP="00113F4C">
      <w:pPr>
        <w:pStyle w:val="Listbullet-"/>
      </w:pPr>
      <w:r>
        <w:t xml:space="preserve">Lưu trữ tập tin: MinIO </w:t>
      </w:r>
      <w:del w:id="20361" w:author="Nhóm dự án" w:date="2026-10-02T09:00:00Z">
        <w:r>
          <w:delText xml:space="preserve">(S3-compatible) self-hosted</w:delText>
        </w:r>
      </w:del>
      <w:ins w:id="20362" w:author="Nhóm dự án" w:date="2026-10-02T09:00:00Z">
        <w:r>
          <w:t xml:space="preserve">(tương thích chuẩn S3) vận hành trên máy chủ nội bộ</w:t>
        </w:r>
      </w:ins>
      <w:r>
        <w:t xml:space="preserve">;</w:t>
      </w:r>
    </w:p>
    <w:p w14:paraId="15FA6579" w14:textId="77777777" w:rsidR="00113F4C" w:rsidRPr="00113F4C" w:rsidRDefault="00113F4C" w:rsidP="00113F4C">
      <w:pPr>
        <w:pStyle w:val="Listbullet-"/>
      </w:pPr>
      <w:r>
        <w:t xml:space="preserve">Xác thực: NextAuth.js với JWT + bcrypt, phân quyền chi tiết theo vai trò (ADMIN, TECHNICAL, NURSING, DRIVER, SECURITY, SUPPLY, ENVIRONMENT) và cấp chức (MANAGER → LEADER → SUPERVISOR → STAFF);</w:t>
      </w:r>
    </w:p>
    <w:p w14:paraId="0A05E9BC" w14:textId="4DFE5FE6" w:rsidR="00113F4C" w:rsidRPr="00113F4C" w:rsidRDefault="00113F4C" w:rsidP="00113F4C">
      <w:pPr>
        <w:pStyle w:val="Listbullet-"/>
      </w:pPr>
      <w:r>
        <w:t xml:space="preserve">Triển khai: </w:t>
      </w:r>
      <w:del w:id="20363" w:author="Nhóm dự án" w:date="2026-10-02T09:00:00Z">
        <w:r>
          <w:delText xml:space="preserve">Docker Compose multi-container, đứng sau Nginx/Cloudflare làm reverse proxy với SSL/TLS.</w:delText>
        </w:r>
      </w:del>
      <w:ins w:id="20364" w:author="Nhóm dự án" w:date="2026-10-02T09:00:00Z">
        <w:r>
          <w:t xml:space="preserve">Docker Compose gồm nhiều container, qua Nginx/Cloudflare làm máy chủ trung gian, mã hóa đường truyền SSL/TLS;</w:t>
        </w:r>
      </w:ins>
    </w:p>
    <w:p>
      <w:pPr>
        <w:pStyle w:val="Listbullet-"/>
        <w:rPr>
          <w:ins w:id="20365" w:author="Nhóm dự án" w:date="2026-10-02T09:00:00Z"/>
        </w:rPr>
      </w:pPr>
      <w:ins w:id="20366" w:author="Nhóm dự án" w:date="2026-10-02T09:00:00Z">
        <w:r>
          <w:rPr>
            <w:b/>
          </w:rPr>
          <w:t xml:space="preserve">Giám sát hoạt động (bổ sung): </w:t>
        </w:r>
        <w:r>
          <w:t xml:space="preserve">công cụ giám sát tự động kiểm tra hệ thống định kỳ </w:t>
        </w:r>
        <w:r>
          <w:rPr>
            <w:highlight w:val="green"/>
          </w:rPr>
          <w:t xml:space="preserve">5</w:t>
        </w:r>
        <w:r>
          <w:t xml:space="preserve"> phút/lần, ghi nhận thời gian gián đoạn và cảnh báo quản trị viên (phục vụ Mục tiêu 7).</w:t>
        </w:r>
      </w:ins>
    </w:p>
    <w:p w14:paraId="20CE89B8" w14:textId="1675F698" w:rsidR="00742646" w:rsidRPr="00742646" w:rsidRDefault="00215FFC" w:rsidP="000607BB">
      <w:pPr>
        <w:pStyle w:val="Heading1"/>
      </w:pPr>
      <w:r>
        <w:t>5. KẾ HOẠCH CAN THIỆP</w:t>
      </w:r>
    </w:p>
    <w:p w14:paraId="6A80C699" w14:textId="77777777" w:rsidR="00113F4C" w:rsidRDefault="00113F4C" w:rsidP="00113F4C">
      <w:pPr>
        <w:pStyle w:val="Heading2"/>
      </w:pPr>
      <w:r>
        <w:t>5.1 Người chịu trách nhiệm chính (Who)</w:t>
      </w:r>
    </w:p>
    <w:tbl>
      <w:tblPr>
        <w:tblW w:w="0" w:type="auto"/>
        <w:tblInd w:w="284" w:type="dxa"/>
        <w:tblLook w:val="04A0" w:firstRow="1" w:lastRow="0" w:firstColumn="1" w:lastColumn="0" w:noHBand="0" w:noVBand="1"/>
      </w:tblPr>
      <w:tblGrid>
        <w:gridCol w:w="4961"/>
        <w:gridCol w:w="4960"/>
      </w:tblGrid>
      <w:tr w:rsidR="005E68D0" w14:paraId="69E2F01A" w14:textId="77777777" w:rsidTr="008B0FDB">
        <w:tc>
          <w:tcPr>
            <w:tcW w:w="4961" w:type="dxa"/>
            <w:tcBorders>
              <w:top w:val="single" w:sz="4" w:space="0" w:color="auto"/>
              <w:bottom w:val="single" w:sz="4" w:space="0" w:color="auto"/>
            </w:tcBorders>
          </w:tcPr>
          <w:p w14:paraId="2D9B3FE6" w14:textId="12B0936A" w:rsidR="005E68D0" w:rsidRDefault="00861418">
            <w:pPr>
              <w:pStyle w:val="Listbullet-"/>
              <w:numPr>
                <w:ilvl w:val="0"/>
                <w:numId w:val="0"/>
              </w:numPr>
              <w:rPr/>
            </w:pPr>
            <w:r>
              <w:t>Lê Minh Trí</w:t>
            </w:r>
          </w:p>
        </w:tc>
        <w:tc>
          <w:tcPr>
            <w:tcW w:w="4960" w:type="dxa"/>
            <w:tcBorders>
              <w:top w:val="single" w:sz="4" w:space="0" w:color="auto"/>
              <w:bottom w:val="single" w:sz="4" w:space="0" w:color="auto"/>
            </w:tcBorders>
          </w:tcPr>
          <w:p w14:paraId="37EF141A" w14:textId="6F2390C4" w:rsidR="005E68D0" w:rsidRDefault="00861418">
            <w:pPr>
              <w:pStyle w:val="Listbullet-"/>
              <w:numPr>
                <w:ilvl w:val="0"/>
                <w:numId w:val="0"/>
              </w:numPr>
              <w:rPr/>
            </w:pPr>
            <w:r>
              <w:t xml:space="preserve">Chủ dự án &amp; Trưởng nhóm kỹ thuật: - chịu trách nhiệm toàn diện về kỹ thuật và tiến độ</w:t>
            </w:r>
          </w:p>
        </w:tc>
      </w:tr>
      <w:tr w:rsidR="005E68D0" w14:paraId="1708201F" w14:textId="77777777" w:rsidTr="008B0FDB">
        <w:tc>
          <w:tcPr>
            <w:tcW w:w="4961" w:type="dxa"/>
            <w:tcBorders>
              <w:top w:val="single" w:sz="4" w:space="0" w:color="auto"/>
              <w:bottom w:val="single" w:sz="4" w:space="0" w:color="auto"/>
            </w:tcBorders>
          </w:tcPr>
          <w:p w14:paraId="4221FA4D" w14:textId="4D9AFA09" w:rsidR="005E68D0" w:rsidRDefault="00861418">
            <w:pPr>
              <w:pStyle w:val="Listbullet-"/>
              <w:numPr>
                <w:ilvl w:val="0"/>
                <w:numId w:val="0"/>
              </w:numPr>
              <w:rPr/>
            </w:pPr>
            <w:del w:id="20367" w:author="Nhóm dự án" w:date="2026-10-02T09:00:00Z">
              <w:r>
                <w:delText xml:space="preserve">Nguyễn Tiến Phát,</w:delText>
              </w:r>
            </w:del>
            <w:ins w:id="20368" w:author="Nhóm dự án" w:date="2026-10-02T09:00:00Z">
              <w:r>
                <w:t xml:space="preserve">Nguyễn Tiến Phát</w:t>
              </w:r>
            </w:ins>
          </w:p>
        </w:tc>
        <w:tc>
          <w:tcPr>
            <w:tcW w:w="4960" w:type="dxa"/>
            <w:tcBorders>
              <w:top w:val="single" w:sz="4" w:space="0" w:color="auto"/>
              <w:bottom w:val="single" w:sz="4" w:space="0" w:color="auto"/>
            </w:tcBorders>
          </w:tcPr>
          <w:p w14:paraId="2C8C222F" w14:textId="2158E973" w:rsidR="005E68D0" w:rsidRDefault="00343C0B">
            <w:pPr>
              <w:pStyle w:val="Listbullet-"/>
              <w:numPr>
                <w:ilvl w:val="0"/>
                <w:numId w:val="0"/>
              </w:numPr>
              <w:rPr/>
            </w:pPr>
            <w:r>
              <w:t xml:space="preserve">Thành viên dự án</w:t>
            </w:r>
            <w:del w:id="20369" w:author="Nhóm dự án" w:date="2026-10-02T09:00:00Z">
              <w:r>
                <w:delText xml:space="preserve">; Giám sát</w:delText>
              </w:r>
            </w:del>
          </w:p>
        </w:tc>
      </w:tr>
      <w:tr w:rsidR="005E68D0" w14:paraId="41D682D5" w14:textId="77777777" w:rsidTr="008B0FDB">
        <w:tc>
          <w:tcPr>
            <w:tcW w:w="4961" w:type="dxa"/>
            <w:tcBorders>
              <w:top w:val="single" w:sz="4" w:space="0" w:color="auto"/>
              <w:bottom w:val="single" w:sz="4" w:space="0" w:color="auto"/>
            </w:tcBorders>
          </w:tcPr>
          <w:p w14:paraId="2DC4FDD6" w14:textId="5D9D0755" w:rsidR="005E68D0" w:rsidRDefault="00861418">
            <w:pPr>
              <w:pStyle w:val="Listbullet-"/>
              <w:numPr>
                <w:ilvl w:val="0"/>
                <w:numId w:val="0"/>
              </w:numPr>
              <w:rPr/>
            </w:pPr>
            <w:r>
              <w:lastRenderedPageBreak/>
              <w:t>Nguyễn Minh Tiến</w:t>
            </w:r>
          </w:p>
        </w:tc>
        <w:tc>
          <w:tcPr>
            <w:tcW w:w="4960" w:type="dxa"/>
            <w:tcBorders>
              <w:top w:val="single" w:sz="4" w:space="0" w:color="auto"/>
              <w:bottom w:val="single" w:sz="4" w:space="0" w:color="auto"/>
            </w:tcBorders>
          </w:tcPr>
          <w:p w14:paraId="794AB389" w14:textId="77D55BB8" w:rsidR="005E68D0" w:rsidRDefault="00343C0B">
            <w:pPr>
              <w:pStyle w:val="Listbullet-"/>
              <w:numPr>
                <w:ilvl w:val="0"/>
                <w:numId w:val="0"/>
              </w:numPr>
              <w:rPr/>
            </w:pPr>
            <w:r>
              <w:t>Thành viên dự án</w:t>
            </w:r>
          </w:p>
        </w:tc>
      </w:tr>
      <w:tr w:rsidR="005E68D0" w14:paraId="1A473782" w14:textId="77777777" w:rsidTr="008B0FDB">
        <w:tc>
          <w:tcPr>
            <w:tcW w:w="4961" w:type="dxa"/>
            <w:tcBorders>
              <w:top w:val="single" w:sz="4" w:space="0" w:color="auto"/>
              <w:bottom w:val="single" w:sz="4" w:space="0" w:color="auto"/>
            </w:tcBorders>
          </w:tcPr>
          <w:p w14:paraId="5D660D27" w14:textId="39803866" w:rsidR="005E68D0" w:rsidRDefault="00861418">
            <w:pPr>
              <w:pStyle w:val="Listbullet-"/>
              <w:numPr>
                <w:ilvl w:val="0"/>
                <w:numId w:val="0"/>
              </w:numPr>
              <w:rPr/>
            </w:pPr>
            <w:r>
              <w:t>Tạ Mai Quốc Huy</w:t>
            </w:r>
          </w:p>
        </w:tc>
        <w:tc>
          <w:tcPr>
            <w:tcW w:w="4960" w:type="dxa"/>
            <w:tcBorders>
              <w:top w:val="single" w:sz="4" w:space="0" w:color="auto"/>
              <w:bottom w:val="single" w:sz="4" w:space="0" w:color="auto"/>
            </w:tcBorders>
          </w:tcPr>
          <w:p w14:paraId="2F1380F6" w14:textId="655B3D13" w:rsidR="005E68D0" w:rsidRDefault="00343C0B">
            <w:pPr>
              <w:pStyle w:val="Listbullet-"/>
              <w:numPr>
                <w:ilvl w:val="0"/>
                <w:numId w:val="0"/>
              </w:numPr>
              <w:rPr/>
            </w:pPr>
            <w:r>
              <w:t>Thành viên dự án</w:t>
            </w:r>
          </w:p>
        </w:tc>
      </w:tr>
      <w:tr w:rsidR="008B0FDB" w14:paraId="67A2BB86" w14:textId="77777777" w:rsidTr="00F212BA">
        <w:tc>
          <w:tcPr>
            <w:tcW w:w="4961" w:type="dxa"/>
            <w:tcBorders>
              <w:top w:val="single" w:sz="4" w:space="0" w:color="auto"/>
              <w:bottom w:val="single" w:sz="4" w:space="0" w:color="auto"/>
            </w:tcBorders>
          </w:tcPr>
          <w:p w14:paraId="173344EB" w14:textId="6CCBD48A" w:rsidR="008B0FDB" w:rsidRDefault="008B0FDB" w:rsidP="00343C0B">
            <w:pPr>
              <w:pStyle w:val="Listbullet-"/>
              <w:numPr>
                <w:ilvl w:val="0"/>
                <w:numId w:val="0"/>
              </w:numPr>
              <w:rPr/>
            </w:pPr>
            <w:r>
              <w:t>Tổ trưởng các phòng vận hành (Kỹ thuật, Hộ lý, Điều xe, Vật tư, An ninh, Môi trường)</w:t>
            </w:r>
          </w:p>
        </w:tc>
        <w:tc>
          <w:tcPr>
            <w:tcW w:w="4960" w:type="dxa"/>
            <w:tcBorders>
              <w:top w:val="single" w:sz="4" w:space="0" w:color="auto"/>
              <w:bottom w:val="single" w:sz="4" w:space="0" w:color="auto"/>
            </w:tcBorders>
          </w:tcPr>
          <w:p w14:paraId="24E7B1F5" w14:textId="3923783B" w:rsidR="008B0FDB" w:rsidRDefault="008B0FDB" w:rsidP="00343C0B">
            <w:pPr>
              <w:pStyle w:val="Listbullet-"/>
              <w:numPr>
                <w:ilvl w:val="0"/>
                <w:numId w:val="0"/>
              </w:numPr>
              <w:rPr/>
            </w:pPr>
            <w:r>
              <w:t xml:space="preserve">Phối hợp tham gia khảo sát quy trình và nghiệm thu chức năng.</w:t>
            </w:r>
          </w:p>
        </w:tc>
      </w:tr>
      <w:tr w:rsidR="008B0FDB" w:rsidTr="00F212BA">
        <w:trPr>
          <w:ins w:id="20370" w:author="Nhóm dự án" w:date="2026-10-02T09:00:00Z"/>
        </w:trPr>
        <w:tc>
          <w:tcPr>
            <w:tcW w:w="4961" w:type="dxa"/>
            <w:tcBorders>
              <w:top w:val="single" w:sz="4" w:space="0" w:color="auto"/>
              <w:bottom w:val="single" w:sz="4" w:space="0" w:color="auto"/>
            </w:tcBorders>
          </w:tcPr>
          <w:p>
            <w:pPr>
              <w:pStyle w:val="Listbullet-"/>
              <w:numPr>
                <w:ilvl w:val="0"/>
                <w:numId w:val="0"/>
              </w:numPr>
            </w:pPr>
            <w:ins w:id="20371" w:author="Nhóm dự án" w:date="2026-10-02T09:00:00Z">
              <w:r>
                <w:rPr>
                  <w:highlight w:val="yellow"/>
                </w:rPr>
                <w:t xml:space="preserve">[Họ tên]</w:t>
              </w:r>
              <w:r>
                <w:t xml:space="preserve"> – Thành viên Hội đồng QLCL</w:t>
              </w:r>
            </w:ins>
          </w:p>
        </w:tc>
        <w:tc>
          <w:tcPr>
            <w:tcW w:w="4960" w:type="dxa"/>
            <w:tcBorders>
              <w:top w:val="single" w:sz="4" w:space="0" w:color="auto"/>
              <w:bottom w:val="single" w:sz="4" w:space="0" w:color="auto"/>
            </w:tcBorders>
          </w:tcPr>
          <w:p>
            <w:pPr>
              <w:pStyle w:val="Listbullet-"/>
              <w:numPr>
                <w:ilvl w:val="0"/>
                <w:numId w:val="0"/>
              </w:numPr>
            </w:pPr>
            <w:ins w:id="20372" w:author="Nhóm dự án" w:date="2026-10-02T09:00:00Z">
              <w:r>
                <w:t xml:space="preserve">Giám sát quá trình triển khai dự án (mục 6.2).</w:t>
              </w:r>
            </w:ins>
          </w:p>
        </w:tc>
      </w:tr>
    </w:tbl>
    <w:p w14:paraId="66AFC86D" w14:textId="77777777" w:rsidR="00113F4C" w:rsidRDefault="00113F4C" w:rsidP="00113F4C">
      <w:pPr>
        <w:pStyle w:val="Heading2"/>
      </w:pPr>
      <w:r>
        <w:t>5.2 Thời gian (When)</w:t>
      </w:r>
    </w:p>
    <w:p w14:paraId="00A8F38A" w14:textId="77777777" w:rsidR="00113F4C" w:rsidRPr="00113F4C" w:rsidRDefault="00113F4C" w:rsidP="00113F4C">
      <w:pPr>
        <w:pStyle w:val="Listbullet-"/>
      </w:pPr>
      <w:r>
        <w:t>Thời điểm bắt đầu: Q1/2026;</w:t>
      </w:r>
    </w:p>
    <w:p w14:paraId="6C93A4DC" w14:textId="77777777" w:rsidR="00113F4C" w:rsidRPr="00113F4C" w:rsidRDefault="00113F4C" w:rsidP="00113F4C">
      <w:pPr>
        <w:pStyle w:val="Listbullet-"/>
      </w:pPr>
      <w:r>
        <w:t xml:space="preserve">Giai đoạn 1 </w:t>
      </w:r>
      <w:del w:id="20373" w:author="Nhóm dự án" w:date="2026-10-02T09:00:00Z">
        <w:r>
          <w:delText xml:space="preserve">(2 tuần)</w:delText>
        </w:r>
      </w:del>
      <w:ins w:id="20374" w:author="Nhóm dự án" w:date="2026-10-02T09:00:00Z">
        <w:r>
          <w:t xml:space="preserve">(2 tuần, </w:t>
        </w:r>
        <w:r>
          <w:rPr>
            <w:highlight w:val="green"/>
          </w:rPr>
          <w:t xml:space="preserve">05/01/2026</w:t>
        </w:r>
        <w:r>
          <w:t xml:space="preserve"> – </w:t>
        </w:r>
        <w:r>
          <w:rPr>
            <w:highlight w:val="green"/>
          </w:rPr>
          <w:t xml:space="preserve">16/01/2026</w:t>
        </w:r>
        <w:r>
          <w:t xml:space="preserve">)</w:t>
        </w:r>
      </w:ins>
      <w:r>
        <w:t xml:space="preserve">: Khảo sát quy trình, thu thập yêu cầu, </w:t>
      </w:r>
      <w:del w:id="20381" w:author="Nhóm dự án" w:date="2026-10-02T09:00:00Z">
        <w:r>
          <w:delText xml:space="preserve">thiết kế data model và wireframe các module</w:delText>
        </w:r>
      </w:del>
      <w:ins w:id="20382" w:author="Nhóm dự án" w:date="2026-10-02T09:00:00Z">
        <w:r>
          <w:t xml:space="preserve">thiết kế mô hình dữ liệu và bản phác thảo giao diện các phân hệ</w:t>
        </w:r>
      </w:ins>
      <w:r>
        <w:t xml:space="preserve">;</w:t>
      </w:r>
    </w:p>
    <w:p w14:paraId="772880CF" w14:textId="77777777" w:rsidR="00113F4C" w:rsidRPr="00113F4C" w:rsidRDefault="00113F4C" w:rsidP="00113F4C">
      <w:pPr>
        <w:pStyle w:val="Listbullet-"/>
      </w:pPr>
      <w:r>
        <w:t xml:space="preserve">Giai đoạn 2 </w:t>
      </w:r>
      <w:del w:id="20375" w:author="Nhóm dự án" w:date="2026-10-02T09:00:00Z">
        <w:r>
          <w:delText xml:space="preserve">(6 tuần)</w:delText>
        </w:r>
      </w:del>
      <w:ins w:id="20376" w:author="Nhóm dự án" w:date="2026-10-02T09:00:00Z">
        <w:r>
          <w:t xml:space="preserve">(6 tuần, </w:t>
        </w:r>
        <w:r>
          <w:rPr>
            <w:highlight w:val="green"/>
          </w:rPr>
          <w:t xml:space="preserve">19/01/2026</w:t>
        </w:r>
        <w:r>
          <w:t xml:space="preserve"> – </w:t>
        </w:r>
        <w:r>
          <w:rPr>
            <w:highlight w:val="green"/>
          </w:rPr>
          <w:t xml:space="preserve">27/02/2026</w:t>
        </w:r>
        <w:r>
          <w:t xml:space="preserve">)</w:t>
        </w:r>
      </w:ins>
      <w:r>
        <w:t xml:space="preserve">: Phát triển </w:t>
      </w:r>
      <w:del w:id="20383" w:author="Nhóm dự án" w:date="2026-10-02T09:00:00Z">
        <w:r>
          <w:delText xml:space="preserve">các module cốt lõi: xác thực phân quyền, Work Orders, thông báo, dashboard</w:delText>
        </w:r>
      </w:del>
      <w:ins w:id="20384" w:author="Nhóm dự án" w:date="2026-10-02T09:00:00Z">
        <w:r>
          <w:t xml:space="preserve">các phân hệ cốt lõi: xác thực và phân quyền, phiếu yêu cầu, thông báo, bảng theo dõi</w:t>
        </w:r>
      </w:ins>
      <w:r>
        <w:t xml:space="preserve">;</w:t>
      </w:r>
    </w:p>
    <w:p w14:paraId="67E2785D" w14:textId="77777777" w:rsidR="00113F4C" w:rsidRPr="00113F4C" w:rsidRDefault="00113F4C" w:rsidP="00113F4C">
      <w:pPr>
        <w:pStyle w:val="Listbullet-"/>
      </w:pPr>
      <w:r>
        <w:t xml:space="preserve">Giai đoạn 3 </w:t>
      </w:r>
      <w:del w:id="20377" w:author="Nhóm dự án" w:date="2026-10-02T09:00:00Z">
        <w:r>
          <w:delText xml:space="preserve">(4 tuần)</w:delText>
        </w:r>
      </w:del>
      <w:ins w:id="20378" w:author="Nhóm dự án" w:date="2026-10-02T09:00:00Z">
        <w:r>
          <w:t xml:space="preserve">(4 tuần, </w:t>
        </w:r>
        <w:r>
          <w:rPr>
            <w:highlight w:val="green"/>
          </w:rPr>
          <w:t xml:space="preserve">02/03/2026</w:t>
        </w:r>
        <w:r>
          <w:t xml:space="preserve"> – </w:t>
        </w:r>
        <w:r>
          <w:rPr>
            <w:highlight w:val="green"/>
          </w:rPr>
          <w:t xml:space="preserve">27/03/2026</w:t>
        </w:r>
        <w:r>
          <w:t xml:space="preserve">)</w:t>
        </w:r>
      </w:ins>
      <w:r>
        <w:t xml:space="preserve">: Phát triển </w:t>
      </w:r>
      <w:del w:id="20385" w:author="Nhóm dự án" w:date="2026-10-02T09:00:00Z">
        <w:r>
          <w:delText xml:space="preserve">các module chuyên ngành</w:delText>
        </w:r>
      </w:del>
      <w:ins w:id="20386" w:author="Nhóm dự án" w:date="2026-10-02T09:00:00Z">
        <w:r>
          <w:t xml:space="preserve">các phân hệ chuyên ngành</w:t>
        </w:r>
      </w:ins>
      <w:r>
        <w:t xml:space="preserve"> Điều xe, Vật tư, Hộ lý, An ninh, Môi trường;</w:t>
      </w:r>
    </w:p>
    <w:p w14:paraId="763068AA" w14:textId="77777777" w:rsidR="00113F4C" w:rsidRPr="00113F4C" w:rsidRDefault="00113F4C" w:rsidP="00113F4C">
      <w:pPr>
        <w:pStyle w:val="Listbullet-"/>
      </w:pPr>
      <w:r>
        <w:t xml:space="preserve">Giai đoạn 4 </w:t>
      </w:r>
      <w:del w:id="20379" w:author="Nhóm dự án" w:date="2026-10-02T09:00:00Z">
        <w:r>
          <w:delText xml:space="preserve">(2 tuần)</w:delText>
        </w:r>
      </w:del>
      <w:ins w:id="20380" w:author="Nhóm dự án" w:date="2026-10-02T09:00:00Z">
        <w:r>
          <w:t xml:space="preserve">(2 tuần, </w:t>
        </w:r>
        <w:r>
          <w:rPr>
            <w:highlight w:val="green"/>
          </w:rPr>
          <w:t xml:space="preserve">30/03/2026</w:t>
        </w:r>
        <w:r>
          <w:t xml:space="preserve"> – </w:t>
        </w:r>
        <w:r>
          <w:rPr>
            <w:highlight w:val="green"/>
          </w:rPr>
          <w:t xml:space="preserve">10/04/2026</w:t>
        </w:r>
        <w:r>
          <w:t xml:space="preserve">)</w:t>
        </w:r>
      </w:ins>
      <w:r>
        <w:t xml:space="preserve">: Kiểm thử tích hợp, kiểm thử nghiệm thu cùng các tổ vận hành, đóng gói Docker và triển khai </w:t>
      </w:r>
      <w:del w:id="20387" w:author="Nhóm dự án" w:date="2026-10-02T09:00:00Z">
        <w:r>
          <w:delText xml:space="preserve">môi trường production</w:delText>
        </w:r>
      </w:del>
      <w:ins w:id="20388" w:author="Nhóm dự án" w:date="2026-10-02T09:00:00Z">
        <w:r>
          <w:t xml:space="preserve">môi trường vận hành chính thức</w:t>
        </w:r>
      </w:ins>
      <w:r>
        <w:t xml:space="preserve">;</w:t>
      </w:r>
    </w:p>
    <w:p w14:paraId="3A2C3CA4" w14:textId="77777777" w:rsidR="00113F4C" w:rsidRDefault="00113F4C" w:rsidP="00113F4C">
      <w:pPr>
        <w:pStyle w:val="Listbullet-"/>
        <w:rPr>
          <w:lang w:val="en-US"/>
        </w:rPr>
      </w:pPr>
      <w:del w:id="20389" w:author="Nhóm dự án" w:date="2026-10-02T09:00:00Z">
        <w:r>
          <w:delText xml:space="preserve">Giai đoạn 5:</w:delText>
        </w:r>
      </w:del>
      <w:ins w:id="20390" w:author="Nhóm dự án" w:date="2026-10-02T09:00:00Z">
        <w:r>
          <w:t xml:space="preserve">Giai đoạn 5 (</w:t>
        </w:r>
        <w:r>
          <w:rPr>
            <w:highlight w:val="green"/>
          </w:rPr>
          <w:t xml:space="preserve">13/04/2026</w:t>
        </w:r>
        <w:r>
          <w:t xml:space="preserve"> – 31/12/2026):</w:t>
        </w:r>
      </w:ins>
      <w:r>
        <w:t xml:space="preserve"> Vận hành chính thức tại ops.bih-ai.com, đào tạo người dùng, tiếp nhận phản hồi và cải tiến liên tục </w:t>
      </w:r>
      <w:del w:id="20391" w:author="Nhóm dự án" w:date="2026-10-02T09:00:00Z">
        <w:r>
          <w:delText xml:space="preserve">theo CHANGELOG</w:delText>
        </w:r>
      </w:del>
      <w:ins w:id="20392" w:author="Nhóm dự án" w:date="2026-10-02T09:00:00Z">
        <w:r>
          <w:t xml:space="preserve">theo nhật ký thay đổi (CHANGELOG)</w:t>
        </w:r>
      </w:ins>
      <w:r>
        <w:t xml:space="preserve">.</w:t>
      </w:r>
    </w:p>
    <w:p>
      <w:pPr>
        <w:pStyle w:val="Listbullet-"/>
        <w:rPr>
          <w:ins w:id="20393" w:author="Nhóm dự án" w:date="2026-10-02T09:00:00Z"/>
        </w:rPr>
      </w:pPr>
      <w:ins w:id="20394" w:author="Nhóm dự án" w:date="2026-10-02T09:00:00Z">
        <w:r>
          <w:t xml:space="preserve">Trong Giai đoạn 5, bổ sung chức năng xác nhận thông báo và chuyển cấp tự động (Mục tiêu 5), công cụ giám sát hoạt động (Mục tiêu 7): </w:t>
        </w:r>
        <w:r>
          <w:rPr>
            <w:highlight w:val="green"/>
          </w:rPr>
          <w:t xml:space="preserve">01/10/2026</w:t>
        </w:r>
        <w:r>
          <w:t xml:space="preserve"> – </w:t>
        </w:r>
        <w:r>
          <w:rPr>
            <w:highlight w:val="green"/>
          </w:rPr>
          <w:t xml:space="preserve">31/10/2026</w:t>
        </w:r>
        <w:r>
          <w:t xml:space="preserve">;</w:t>
        </w:r>
      </w:ins>
    </w:p>
    <w:p w14:paraId="1251295C" w14:textId="71593534" w:rsidR="00E13DEB" w:rsidRPr="00E13DEB" w:rsidRDefault="00E13DEB">
      <w:pPr>
        <w:pStyle w:val="Bodytext"/>
        <w:rPr>
          <w:b/>
          <w:bCs/>
        </w:rPr>
      </w:pPr>
      <w:del w:id="20395" w:author="Nhóm dự án" w:date="2026-10-02T09:00:00Z">
        <w:r>
          <w:rPr>
            <w:b/>
            <w:bCs/>
          </w:rPr>
          <w:delText>Đính kèm Phụ lục 1.</w:delText>
        </w:r>
      </w:del>
      <w:ins w:id="20396" w:author="Nhóm dự án" w:date="2026-10-02T09:00:00Z">
        <w:r>
          <w:rPr>
            <w:b/>
            <w:bCs/>
          </w:rPr>
          <w:t xml:space="preserve">Tiến độ chi tiết theo biểu đồ Gantt tại Phụ lục 1.</w:t>
        </w:r>
      </w:ins>
    </w:p>
    <w:p w14:paraId="4E1F3538" w14:textId="77777777" w:rsidR="00113F4C" w:rsidRDefault="00113F4C" w:rsidP="00113F4C">
      <w:pPr>
        <w:pStyle w:val="Heading2"/>
      </w:pPr>
      <w:r>
        <w:t>5.3 Địa điểm (Where)</w:t>
      </w:r>
    </w:p>
    <w:p w14:paraId="1E4996CA" w14:textId="77777777" w:rsidR="00113F4C" w:rsidRPr="00113F4C" w:rsidRDefault="00113F4C" w:rsidP="00113F4C">
      <w:pPr>
        <w:pStyle w:val="Listbullet-"/>
      </w:pPr>
      <w:r>
        <w:t xml:space="preserve">Phát triển và kiểm thử: Bệnh viện Quốc tế Becamex;</w:t>
      </w:r>
    </w:p>
    <w:p w14:paraId="082A7703" w14:textId="77777777" w:rsidR="00113F4C" w:rsidRPr="00113F4C" w:rsidRDefault="00113F4C" w:rsidP="00113F4C">
      <w:pPr>
        <w:pStyle w:val="Listbullet-"/>
      </w:pPr>
      <w:r>
        <w:t>Triển khai hệ thống: Máy chủ nội bộ BIH, truy cập qua địa chỉ ops.bih-ai.com;</w:t>
      </w:r>
    </w:p>
    <w:p w14:paraId="60246755" w14:textId="77777777" w:rsidR="00113F4C" w:rsidRPr="00113F4C" w:rsidRDefault="00113F4C" w:rsidP="00113F4C">
      <w:pPr>
        <w:pStyle w:val="Listbullet-"/>
      </w:pPr>
      <w:r>
        <w:t>Đào tạo người dùng và nghiệm thu chức năng: tại chỗ cùng các tổ trưởng vận hành.</w:t>
      </w:r>
    </w:p>
    <w:p w14:paraId="6F9D1F63" w14:textId="77777777" w:rsidR="00113F4C" w:rsidRDefault="00113F4C" w:rsidP="00113F4C">
      <w:pPr>
        <w:pStyle w:val="Heading2"/>
      </w:pPr>
      <w:r>
        <w:t>5.4 Mô tả các biện pháp thực hiện (What, How)</w:t>
      </w:r>
    </w:p>
    <w:p w14:paraId="79CA0E4D" w14:textId="77777777" w:rsidR="00113F4C" w:rsidRPr="00113F4C" w:rsidRDefault="00113F4C" w:rsidP="00113F4C">
      <w:pPr>
        <w:pStyle w:val="Listbullet-"/>
      </w:pPr>
      <w:r>
        <w:t xml:space="preserve">Khảo sát và phân tích quy trình vận hành hiện tại của từng tổ (Kỹ thuật, Hộ lý, Điều xe, Vật tư, An ninh, Môi trường) để xác định yêu cầu chức năng chi tiết;</w:t>
      </w:r>
    </w:p>
    <w:p w14:paraId="57938B32" w14:textId="77777777" w:rsidR="00113F4C" w:rsidRPr="00113F4C" w:rsidRDefault="00113F4C" w:rsidP="00113F4C">
      <w:pPr>
        <w:pStyle w:val="Listbullet-"/>
      </w:pPr>
      <w:r>
        <w:t xml:space="preserve">Thiết kế cơ sở dữ liệu </w:t>
      </w:r>
      <w:del w:id="20397" w:author="Nhóm dự án" w:date="2026-10-02T09:00:00Z">
        <w:r>
          <w:delText xml:space="preserve">(data model với hơn 40 entity trên Prisma schema)</w:delText>
        </w:r>
      </w:del>
      <w:ins w:id="20398" w:author="Nhóm dự án" w:date="2026-10-02T09:00:00Z">
        <w:r>
          <w:t xml:space="preserve">(mô hình dữ liệu hơn 40 thực thể, quản lý bằng Prisma)</w:t>
        </w:r>
      </w:ins>
      <w:r>
        <w:t xml:space="preserve"> và kiến trúc hệ thống;</w:t>
      </w:r>
    </w:p>
    <w:p w14:paraId="524FD44E" w14:textId="77777777" w:rsidR="00113F4C" w:rsidRPr="00113F4C" w:rsidRDefault="00113F4C" w:rsidP="00113F4C">
      <w:pPr>
        <w:pStyle w:val="Listbullet-"/>
      </w:pPr>
      <w:del w:id="20399" w:author="Nhóm dự án" w:date="2026-10-02T09:00:00Z">
        <w:r>
          <w:delText xml:space="preserve">Phát triển frontend, backend, API và tích hợp các module</w:delText>
        </w:r>
      </w:del>
      <w:ins w:id="20400" w:author="Nhóm dự án" w:date="2026-10-02T09:00:00Z">
        <w:r>
          <w:t xml:space="preserve">Phát triển giao diện người dùng, xử lý phía máy chủ, giao diện lập trình (API) và tích hợp các phân hệ</w:t>
        </w:r>
      </w:ins>
      <w:r>
        <w:t xml:space="preserve"> theo từng giai đoạn ưu tiên;</w:t>
      </w:r>
    </w:p>
    <w:p w14:paraId="5B9097B1" w14:textId="77777777" w:rsidR="00113F4C" w:rsidRPr="00113F4C" w:rsidRDefault="00113F4C" w:rsidP="00113F4C">
      <w:pPr>
        <w:pStyle w:val="Listbullet-"/>
      </w:pPr>
      <w:r>
        <w:t xml:space="preserve">Cấu hình hạ tầng triển khai: Docker, PostgreSQL, MinIO, </w:t>
      </w:r>
      <w:del w:id="20401" w:author="Nhóm dự án" w:date="2026-10-02T09:00:00Z">
        <w:r>
          <w:delText xml:space="preserve">reverse proxy Nginx</w:delText>
        </w:r>
      </w:del>
      <w:ins w:id="20402" w:author="Nhóm dự án" w:date="2026-10-02T09:00:00Z">
        <w:r>
          <w:t xml:space="preserve">máy chủ trung gian Nginx</w:t>
        </w:r>
      </w:ins>
      <w:r>
        <w:t xml:space="preserve">, SSL/TLS, SMTP;</w:t>
      </w:r>
    </w:p>
    <w:p w14:paraId="55183598" w14:textId="77777777" w:rsidR="00113F4C" w:rsidRPr="00113F4C" w:rsidRDefault="00113F4C" w:rsidP="00113F4C">
      <w:pPr>
        <w:pStyle w:val="Listbullet-"/>
      </w:pPr>
      <w:r>
        <w:t xml:space="preserve">Kiểm thử: </w:t>
      </w:r>
      <w:del w:id="20403" w:author="Nhóm dự án" w:date="2026-10-02T09:00:00Z">
        <w:r>
          <w:delText xml:space="preserve">unit test (Vitest), end-to-end test (Playwright)</w:delText>
        </w:r>
      </w:del>
      <w:ins w:id="20404" w:author="Nhóm dự án" w:date="2026-10-02T09:00:00Z">
        <w:r>
          <w:t xml:space="preserve">kiểm thử đơn vị (Vitest), kiểm thử toàn luồng (Playwright)</w:t>
        </w:r>
      </w:ins>
      <w:r>
        <w:t xml:space="preserve"> và kiểm thử nghiệm thu cùng người dùng cuối;</w:t>
      </w:r>
    </w:p>
    <w:p w14:paraId="1CCCEF53" w14:textId="77777777" w:rsidR="00113F4C" w:rsidRPr="00113F4C" w:rsidRDefault="00113F4C" w:rsidP="00113F4C">
      <w:pPr>
        <w:pStyle w:val="Listbullet-"/>
      </w:pPr>
      <w:r>
        <w:t>Đào tạo người dùng và tài liệu hóa quy trình sử dụng cho từng vai trò;</w:t>
      </w:r>
    </w:p>
    <w:p w14:paraId="7D05F43A" w14:textId="77777777" w:rsidR="00113F4C" w:rsidRPr="00113F4C" w:rsidRDefault="00113F4C" w:rsidP="00113F4C">
      <w:pPr>
        <w:pStyle w:val="Listbullet-"/>
      </w:pPr>
      <w:r>
        <w:t>Triển khai chính thức, theo dõi vận hành, tiếp nhận phản hồi và cải tiến liên tục.</w:t>
      </w:r>
    </w:p>
    <w:p>
      <w:pPr>
        <w:pStyle w:val="Listbullet-"/>
        <w:rPr>
          <w:ins w:id="20405" w:author="Nhóm dự án" w:date="2026-10-02T09:00:00Z"/>
        </w:rPr>
      </w:pPr>
      <w:ins w:id="20406" w:author="Nhóm dự án" w:date="2026-10-02T09:00:00Z">
        <w:r>
          <w:t xml:space="preserve">Đo giá trị nền các chỉ số từ dữ liệu V1; bổ sung chức năng xác nhận thông báo và chuyển cấp tự động; thiết lập giám sát thời gian hoạt động; khảo sát mức độ hài lòng người dùng hằng quý.</w:t>
        </w:r>
      </w:ins>
    </w:p>
    <w:p w14:paraId="6877544C" w14:textId="52ED2A9E" w:rsidR="00113F4C" w:rsidRDefault="00113F4C" w:rsidP="00113F4C">
      <w:pPr>
        <w:pStyle w:val="Bodytext"/>
      </w:pPr>
      <w:r>
        <w:t xml:space="preserve">Mô tả chi tiết kế hoạch thực hiện từng giai đoạn được trình bày tại </w:t>
      </w:r>
      <w:r>
        <w:rPr>
          <w:b/>
          <w:bCs/>
        </w:rPr>
        <w:t xml:space="preserve">Phụ lục 1.</w:t>
      </w:r>
    </w:p>
    <w:p w14:paraId="44E9D1EF" w14:textId="77777777" w:rsidR="00113F4C" w:rsidRDefault="00113F4C" w:rsidP="00113F4C">
      <w:pPr>
        <w:pStyle w:val="Heading2"/>
      </w:pPr>
      <w:r>
        <w:lastRenderedPageBreak/>
        <w:t>5.5 Nguồn lực và kinh phí thực hiện</w:t>
      </w:r>
    </w:p>
    <w:p w14:paraId="59278DFF" w14:textId="77777777" w:rsidR="00113F4C" w:rsidRPr="00113F4C" w:rsidRDefault="00113F4C" w:rsidP="00113F4C">
      <w:pPr>
        <w:pStyle w:val="Listbullet-"/>
      </w:pPr>
      <w:r>
        <w:t xml:space="preserve">Nhân sự: Ban dự án nội bộ gồm 4 thành viên </w:t>
      </w:r>
      <w:del w:id="20407" w:author="Nhóm dự án" w:date="2026-10-02T09:00:00Z">
        <w:r>
          <w:delText xml:space="preserve">(xem mục 5.1 và 5.6)</w:delText>
        </w:r>
      </w:del>
      <w:ins w:id="20408" w:author="Nhóm dự án" w:date="2026-10-02T09:00:00Z">
        <w:r>
          <w:t xml:space="preserve">(xem mục 5.1)</w:t>
        </w:r>
      </w:ins>
      <w:r>
        <w:t xml:space="preserve">, phối hợp cùng </w:t>
      </w:r>
      <w:del w:id="20409" w:author="Nhóm dự án" w:date="2026-10-02T09:00:00Z">
        <w:r>
          <w:delText xml:space="preserve">các tổ trưởng các để</w:delText>
        </w:r>
      </w:del>
      <w:ins w:id="20410" w:author="Nhóm dự án" w:date="2026-10-02T09:00:00Z">
        <w:r>
          <w:t xml:space="preserve">các tổ trưởng để</w:t>
        </w:r>
      </w:ins>
      <w:r>
        <w:t xml:space="preserve"> khảo sát và nghiệm thu chức năng;</w:t>
      </w:r>
    </w:p>
    <w:p w14:paraId="5D7F571C" w14:textId="77777777" w:rsidR="00113F4C" w:rsidRPr="00113F4C" w:rsidRDefault="00113F4C" w:rsidP="00113F4C">
      <w:pPr>
        <w:pStyle w:val="Listbullet-"/>
      </w:pPr>
      <w:r>
        <w:t xml:space="preserve">Công nghệ: </w:t>
      </w:r>
      <w:del w:id="20411" w:author="Nhóm dự án" w:date="2026-10-02T09:00:00Z">
        <w:r>
          <w:delText xml:space="preserve">toàn bộ stack</w:delText>
        </w:r>
      </w:del>
      <w:ins w:id="20412" w:author="Nhóm dự án" w:date="2026-10-02T09:00:00Z">
        <w:r>
          <w:t xml:space="preserve">toàn bộ nền tảng</w:t>
        </w:r>
      </w:ins>
      <w:r>
        <w:t xml:space="preserve"> sử dụng phần mềm nguồn mở (Next.js, PostgreSQL, MinIO, Docker, Prisma, Tailwind CSS) không phát sinh chi phí bản quyền;</w:t>
      </w:r>
    </w:p>
    <w:p w14:paraId="793DC774" w14:textId="77777777" w:rsidR="00113F4C" w:rsidRPr="00113F4C" w:rsidRDefault="00113F4C" w:rsidP="00113F4C">
      <w:pPr>
        <w:pStyle w:val="Listbullet-"/>
      </w:pPr>
      <w:r>
        <w:t xml:space="preserve">Hạ tầng: tận dụng máy chủ nội bộ sẵn có của bệnh viện (yêu cầu tối thiểu 8GB RAM </w:t>
      </w:r>
      <w:del w:id="20413" w:author="Nhóm dự án" w:date="2026-10-02T09:00:00Z">
        <w:r>
          <w:delText xml:space="preserve">cho production</w:delText>
        </w:r>
      </w:del>
      <w:ins w:id="20414" w:author="Nhóm dự án" w:date="2026-10-02T09:00:00Z">
        <w:r>
          <w:t xml:space="preserve">cho môi trường vận hành chính thức</w:t>
        </w:r>
      </w:ins>
      <w:r>
        <w:t xml:space="preserve">), không phải đầu tư phần cứng mới;</w:t>
      </w:r>
    </w:p>
    <w:p w14:paraId="521997C3" w14:textId="77777777" w:rsidR="00113F4C" w:rsidRPr="00113F4C" w:rsidRDefault="00113F4C" w:rsidP="00113F4C">
      <w:pPr>
        <w:pStyle w:val="Listbullet-"/>
      </w:pPr>
      <w:r>
        <w:t xml:space="preserve">Lưu trữ dữ liệu: dung lượng tối thiểu cho 5 năm vận hành: dữ liệu nghiệp vụ (phiếu yêu cầu, lịch sử thao tác, </w:t>
      </w:r>
      <w:del w:id="20415" w:author="Nhóm dự án" w:date="2026-10-02T09:00:00Z">
        <w:r>
          <w:delText xml:space="preserve">comment)</w:delText>
        </w:r>
      </w:del>
      <w:ins w:id="20416" w:author="Nhóm dự án" w:date="2026-10-02T09:00:00Z">
        <w:r>
          <w:t xml:space="preserve">bình luận)</w:t>
        </w:r>
      </w:ins>
      <w:r>
        <w:t xml:space="preserve"> lưu trên PostgreSQL, ước tính tăng trưởng vài trăm MB/năm; tập tin đính kèm lưu trên MinIO là phần chiếm dung lượng chính. Đề án sẽ tính toán cụ thể dung lượng 5 năm </w:t>
      </w:r>
      <w:del w:id="20417" w:author="Nhóm dự án" w:date="2026-10-02T09:00:00Z">
        <w:r>
          <w:delText xml:space="preserve">(database + MinIO + backup)</w:delText>
        </w:r>
      </w:del>
      <w:ins w:id="20418" w:author="Nhóm dự án" w:date="2026-10-02T09:00:00Z">
        <w:r>
          <w:t xml:space="preserve">(cơ sở dữ liệu, kho tập tin MinIO và bản sao lưu)</w:t>
        </w:r>
      </w:ins>
      <w:r>
        <w:t xml:space="preserve"> trong Giai đoạn 1, làm cơ sở cấu hình ổ đĩa và </w:t>
      </w:r>
      <w:del w:id="20419" w:author="Nhóm dự án" w:date="2026-10-02T09:00:00Z">
        <w:r>
          <w:delText xml:space="preserve">chính sách cold storage</w:delText>
        </w:r>
      </w:del>
      <w:ins w:id="20420" w:author="Nhóm dự án" w:date="2026-10-02T09:00:00Z">
        <w:r>
          <w:t xml:space="preserve">chính sách lưu trữ dài hạn</w:t>
        </w:r>
      </w:ins>
      <w:r>
        <w:t xml:space="preserve"> cho dữ liệu cũ hơn 2 năm;</w:t>
      </w:r>
    </w:p>
    <w:p w14:paraId="6488B168" w14:textId="77777777" w:rsidR="00E94385" w:rsidRDefault="00113F4C" w:rsidP="00113F4C">
      <w:pPr>
        <w:pStyle w:val="Listbullet-"/>
        <w:rPr/>
      </w:pPr>
      <w:r>
        <w:t xml:space="preserve">Chi phí ban đầu dự kiến: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7"/>
        <w:gridCol w:w="5138"/>
      </w:tblGrid>
      <w:tr w:rsidR="00E94385" w:rsidRPr="00441008" w14:paraId="629FED17" w14:textId="77777777" w:rsidTr="00441008">
        <w:tc>
          <w:tcPr>
            <w:tcW w:w="2480" w:type="pct"/>
          </w:tcPr>
          <w:p w14:paraId="5484DA14" w14:textId="4FE05AA7" w:rsidR="00E94385" w:rsidRPr="00441008" w:rsidRDefault="00E94385" w:rsidP="00E94385">
            <w:pPr>
              <w:pStyle w:val="Listbullet-"/>
              <w:numPr>
                <w:ilvl w:val="0"/>
                <w:numId w:val="0"/>
              </w:numPr>
              <w:rPr>
                <w:b/>
                <w:bCs/>
              </w:rPr>
            </w:pPr>
            <w:r>
              <w:rPr>
                <w:b/>
                <w:bCs/>
              </w:rPr>
              <w:t>Nội dung</w:t>
            </w:r>
          </w:p>
        </w:tc>
        <w:tc>
          <w:tcPr>
            <w:tcW w:w="2520" w:type="pct"/>
          </w:tcPr>
          <w:p w14:paraId="07AF1406" w14:textId="694E56CB" w:rsidR="00E94385" w:rsidRPr="00441008" w:rsidRDefault="00E94385" w:rsidP="00E94385">
            <w:pPr>
              <w:pStyle w:val="Listbullet-"/>
              <w:numPr>
                <w:ilvl w:val="0"/>
                <w:numId w:val="0"/>
              </w:numPr>
              <w:rPr>
                <w:b/>
                <w:bCs/>
              </w:rPr>
            </w:pPr>
            <w:r>
              <w:rPr>
                <w:b/>
                <w:bCs/>
              </w:rPr>
              <w:t>Chi phí (nếu có)</w:t>
            </w:r>
          </w:p>
        </w:tc>
      </w:tr>
      <w:tr w:rsidR="00E94385" w14:paraId="615859A6" w14:textId="77777777" w:rsidTr="00441008">
        <w:tc>
          <w:tcPr>
            <w:tcW w:w="2480" w:type="pct"/>
          </w:tcPr>
          <w:p w14:paraId="2C576D10" w14:textId="0E72512A" w:rsidR="00E94385" w:rsidRDefault="00751E20" w:rsidP="00E94385">
            <w:pPr>
              <w:pStyle w:val="Listbullet-"/>
              <w:numPr>
                <w:ilvl w:val="0"/>
                <w:numId w:val="0"/>
              </w:numPr>
              <w:rPr/>
            </w:pPr>
            <w:r>
              <w:t xml:space="preserve">Chi phí gói thuê công cụ Claude Code </w:t>
            </w:r>
            <w:del w:id="20421" w:author="Nhóm dự án" w:date="2026-10-02T09:00:00Z">
              <w:r>
                <w:delText xml:space="preserve">(AI coding assistant)</w:delText>
              </w:r>
            </w:del>
            <w:ins w:id="20422" w:author="Nhóm dự án" w:date="2026-10-02T09:00:00Z">
              <w:r>
                <w:t xml:space="preserve">(công cụ hỗ trợ lập trình bằng AI)</w:t>
              </w:r>
            </w:ins>
            <w:r>
              <w:t xml:space="preserve"> phục vụ Giai đoạn 1–4</w:t>
            </w:r>
          </w:p>
        </w:tc>
        <w:tc>
          <w:tcPr>
            <w:tcW w:w="2520" w:type="pct"/>
          </w:tcPr>
          <w:p w14:paraId="30FFD342" w14:textId="79F089CA" w:rsidR="00E94385" w:rsidRDefault="00E94385" w:rsidP="00E94385">
            <w:pPr>
              <w:pStyle w:val="Listbullet-"/>
              <w:numPr>
                <w:ilvl w:val="0"/>
                <w:numId w:val="0"/>
              </w:numPr>
              <w:rPr/>
            </w:pPr>
            <w:commentRangeStart w:id="281"/>
            <w:commentRangeStart w:id="520"/>
            <w:del w:id="20423" w:author="Nhóm dự án" w:date="2026-10-02T09:00:00Z">
              <w:r>
                <w:delText xml:space="preserve">$880</w:delText>
              </w:r>
            </w:del>
            <w:ins w:id="20424" w:author="Nhóm dự án" w:date="2026-10-02T09:00:00Z">
              <w:r>
                <w:t xml:space="preserve">880 USD ≈ </w:t>
              </w:r>
              <w:r>
                <w:rPr>
                  <w:highlight w:val="green"/>
                </w:rPr>
                <w:t xml:space="preserve">23.029.600</w:t>
              </w:r>
              <w:r>
                <w:t xml:space="preserve"> đồng (tỷ giá bán ra Vietcombank ngày </w:t>
              </w:r>
              <w:r>
                <w:rPr>
                  <w:highlight w:val="green"/>
                </w:rPr>
                <w:t xml:space="preserve">02/10/2026</w:t>
              </w:r>
              <w:r>
                <w:t xml:space="preserve">)</w:t>
              </w:r>
            </w:ins>
            <w:commentRangeEnd w:id="520"/>
            <w:commentRangeEnd w:id="281"/>
            <w:r>
              <w:rPr>
                <w:rStyle w:val="CommentReference"/>
                <w:sz w:val="24"/>
                <w:szCs w:val="24"/>
              </w:rPr>
              <w:commentReference w:id="281"/>
            </w:r>
            <w:r>
              <w:rPr>
                <w:rStyle w:val="CommentReference"/>
              </w:rPr>
              <w:commentReference w:id="520"/>
            </w:r>
          </w:p>
        </w:tc>
      </w:tr>
      <w:tr w:rsidR="00E94385" w14:paraId="4482CD78" w14:textId="77777777" w:rsidTr="00441008">
        <w:tc>
          <w:tcPr>
            <w:tcW w:w="2480" w:type="pct"/>
          </w:tcPr>
          <w:p w14:paraId="15742ADF" w14:textId="43344D8B" w:rsidR="00E94385" w:rsidRDefault="00751E20" w:rsidP="00E94385">
            <w:pPr>
              <w:pStyle w:val="Listbullet-"/>
              <w:numPr>
                <w:ilvl w:val="0"/>
                <w:numId w:val="0"/>
              </w:numPr>
              <w:rPr/>
            </w:pPr>
            <w:r>
              <w:t>Chi phí phần cứng/hạ tầng</w:t>
            </w:r>
          </w:p>
        </w:tc>
        <w:tc>
          <w:tcPr>
            <w:tcW w:w="2520" w:type="pct"/>
          </w:tcPr>
          <w:p w14:paraId="249D6044" w14:textId="78C884F2" w:rsidR="00E94385" w:rsidRDefault="00E94385" w:rsidP="00E94385">
            <w:pPr>
              <w:pStyle w:val="Listbullet-"/>
              <w:numPr>
                <w:ilvl w:val="0"/>
                <w:numId w:val="0"/>
              </w:numPr>
              <w:rPr/>
            </w:pPr>
            <w:r>
              <w:t>Đã sẵn có, không phát sinh chi phí</w:t>
            </w:r>
          </w:p>
        </w:tc>
      </w:tr>
      <w:tr w:rsidR="00E94385" w14:paraId="48DFD9A4" w14:textId="77777777" w:rsidTr="00441008">
        <w:tc>
          <w:tcPr>
            <w:tcW w:w="2480" w:type="pct"/>
          </w:tcPr>
          <w:p w14:paraId="69115A58" w14:textId="28D0249E" w:rsidR="00E94385" w:rsidRDefault="00751E20" w:rsidP="00E94385">
            <w:pPr>
              <w:pStyle w:val="Listbullet-"/>
              <w:numPr>
                <w:ilvl w:val="0"/>
                <w:numId w:val="0"/>
              </w:numPr>
              <w:rPr/>
            </w:pPr>
            <w:r>
              <w:t xml:space="preserve">Chi phí mua </w:t>
            </w:r>
            <w:del w:id="20425" w:author="Nhóm dự án" w:date="2026-10-02T09:00:00Z">
              <w:r>
                <w:delText xml:space="preserve">phần mềm/license V2</w:delText>
              </w:r>
            </w:del>
            <w:ins w:id="20426" w:author="Nhóm dự án" w:date="2026-10-02T09:00:00Z">
              <w:r>
                <w:t xml:space="preserve">phần mềm/bản quyền V2</w:t>
              </w:r>
            </w:ins>
          </w:p>
        </w:tc>
        <w:tc>
          <w:tcPr>
            <w:tcW w:w="2520" w:type="pct"/>
          </w:tcPr>
          <w:p w14:paraId="59C3D56F" w14:textId="6E8CDCC7" w:rsidR="00E94385" w:rsidRDefault="005C3CED" w:rsidP="00E94385">
            <w:pPr>
              <w:pStyle w:val="Listbullet-"/>
              <w:numPr>
                <w:ilvl w:val="0"/>
                <w:numId w:val="0"/>
              </w:numPr>
              <w:rPr/>
            </w:pPr>
            <w:r>
              <w:t>Không. Nhóm dự án tự phát triển</w:t>
            </w:r>
          </w:p>
        </w:tc>
      </w:tr>
      <w:tr w:rsidR="00E94385" w14:paraId="4DF0A3E4" w14:textId="77777777" w:rsidTr="00441008">
        <w:tc>
          <w:tcPr>
            <w:tcW w:w="2480" w:type="pct"/>
          </w:tcPr>
          <w:p w14:paraId="4EAD4C02" w14:textId="6EFB390F" w:rsidR="00E94385" w:rsidRDefault="005C3CED" w:rsidP="00E94385">
            <w:pPr>
              <w:pStyle w:val="Listbullet-"/>
              <w:numPr>
                <w:ilvl w:val="0"/>
                <w:numId w:val="0"/>
              </w:numPr>
              <w:rPr/>
            </w:pPr>
            <w:r>
              <w:t>Chi phí duy trì dài hạn</w:t>
            </w:r>
          </w:p>
        </w:tc>
        <w:tc>
          <w:tcPr>
            <w:tcW w:w="2520" w:type="pct"/>
          </w:tcPr>
          <w:p w14:paraId="6949C3FD" w14:textId="393916C7" w:rsidR="00E94385" w:rsidRDefault="005C3CED" w:rsidP="00E94385">
            <w:pPr>
              <w:pStyle w:val="Listbullet-"/>
              <w:numPr>
                <w:ilvl w:val="0"/>
                <w:numId w:val="0"/>
              </w:numPr>
              <w:rPr/>
            </w:pPr>
            <w:r>
              <w:t xml:space="preserve">Không. Chỉ phát sinh khi sử dụng </w:t>
            </w:r>
            <w:del w:id="20427" w:author="Nhóm dự án" w:date="2026-10-02T09:00:00Z">
              <w:r>
                <w:delText xml:space="preserve">AI API bên ngoài</w:delText>
              </w:r>
            </w:del>
            <w:ins w:id="20428" w:author="Nhóm dự án" w:date="2026-10-02T09:00:00Z">
              <w:r>
                <w:t xml:space="preserve">dịch vụ AI bên ngoài (API)</w:t>
              </w:r>
            </w:ins>
            <w:r>
              <w:t xml:space="preserve"> (Anthropic/OpenAI/Gemini) cho </w:t>
            </w:r>
            <w:del w:id="20429" w:author="Nhóm dự án" w:date="2026-10-02T09:00:00Z">
              <w:r>
                <w:delText xml:space="preserve">module 4.7</w:delText>
              </w:r>
            </w:del>
            <w:ins w:id="20430" w:author="Nhóm dự án" w:date="2026-10-02T09:00:00Z">
              <w:r>
                <w:t xml:space="preserve">mục 4.8</w:t>
              </w:r>
            </w:ins>
            <w:r>
              <w:t xml:space="preserve">, có thể bật/tắt linh hoạt theo nhu cầu thực tế;</w:t>
            </w:r>
          </w:p>
        </w:tc>
      </w:tr>
      <w:tr w:rsidR="00AC364C" w14:paraId="51A4EAB5" w14:textId="77777777" w:rsidTr="00441008">
        <w:tc>
          <w:tcPr>
            <w:tcW w:w="2480" w:type="pct"/>
          </w:tcPr>
          <w:p w14:paraId="51ABEE52" w14:textId="60EBE88C" w:rsidR="00AC364C" w:rsidRPr="00113F4C" w:rsidRDefault="00AC364C" w:rsidP="00E94385">
            <w:pPr>
              <w:pStyle w:val="Listbullet-"/>
              <w:numPr>
                <w:ilvl w:val="0"/>
                <w:numId w:val="0"/>
              </w:numPr>
              <w:rPr/>
            </w:pPr>
            <w:r>
              <w:t>Chi phí lưu trữ dữ liệu</w:t>
            </w:r>
          </w:p>
        </w:tc>
        <w:tc>
          <w:tcPr>
            <w:tcW w:w="2520" w:type="pct"/>
          </w:tcPr>
          <w:p w14:paraId="4BE2AA1D" w14:textId="3AB00ACE" w:rsidR="00AC364C" w:rsidRDefault="00AC364C" w:rsidP="00E94385">
            <w:pPr>
              <w:pStyle w:val="Listbullet-"/>
              <w:numPr>
                <w:ilvl w:val="0"/>
                <w:numId w:val="0"/>
              </w:numPr>
              <w:rPr/>
            </w:pPr>
            <w:r>
              <w:t xml:space="preserve">Không. </w:t>
            </w:r>
            <w:del w:id="20431" w:author="Nhóm dự án" w:date="2026-10-02T09:00:00Z">
              <w:r>
                <w:delText xml:space="preserve">Hiện tại, dung lượng tối thiểu cho 5 năm vận hành</w:delText>
              </w:r>
            </w:del>
            <w:ins w:id="20432" w:author="Nhóm dự án" w:date="2026-10-02T09:00:00Z">
              <w:r>
                <w:t xml:space="preserve">Sử dụng dung lượng lưu trữ sẵn có trên máy chủ nội bộ, đủ cho tối thiểu 5 năm vận hành (tính toán cụ thể tại Giai đoạn 1).</w:t>
              </w:r>
            </w:ins>
          </w:p>
        </w:tc>
      </w:tr>
      <w:tr w:rsidR="005C3CED" w14:paraId="7E93506A" w14:textId="77777777" w:rsidTr="00441008">
        <w:tc>
          <w:tcPr>
            <w:tcW w:w="2480" w:type="pct"/>
          </w:tcPr>
          <w:p w14:paraId="5FA7F859" w14:textId="2FD252BC" w:rsidR="005C3CED" w:rsidRPr="00113F4C" w:rsidRDefault="005C3CED" w:rsidP="00E94385">
            <w:pPr>
              <w:pStyle w:val="Listbullet-"/>
              <w:numPr>
                <w:ilvl w:val="0"/>
                <w:numId w:val="0"/>
              </w:numPr>
              <w:rPr/>
            </w:pPr>
            <w:r>
              <w:t>Chi phí tập huấn, đào tạo đội ngũ thực hiện</w:t>
            </w:r>
          </w:p>
        </w:tc>
        <w:tc>
          <w:tcPr>
            <w:tcW w:w="2520" w:type="pct"/>
          </w:tcPr>
          <w:p w14:paraId="49EF5B6D" w14:textId="27E0A1AE" w:rsidR="005C3CED" w:rsidRDefault="005C3CED" w:rsidP="00E94385">
            <w:pPr>
              <w:pStyle w:val="Listbullet-"/>
              <w:numPr>
                <w:ilvl w:val="0"/>
                <w:numId w:val="0"/>
              </w:numPr>
              <w:rPr/>
            </w:pPr>
            <w:r>
              <w:t>Tập huấn nội bộ. Không phát sinh chi phí.</w:t>
            </w:r>
          </w:p>
        </w:tc>
      </w:tr>
      <w:tr w:rsidR="005C3CED" w:rsidTr="00441008">
        <w:trPr>
          <w:ins w:id="20433" w:author="Nhóm dự án" w:date="2026-10-02T09:00:00Z"/>
        </w:trPr>
        <w:tc>
          <w:tcPr>
            <w:tcW w:w="2480" w:type="pct"/>
          </w:tcPr>
          <w:p>
            <w:pPr>
              <w:pStyle w:val="Listbullet-"/>
              <w:numPr>
                <w:ilvl w:val="0"/>
                <w:numId w:val="0"/>
              </w:numPr>
            </w:pPr>
            <w:ins w:id="20434" w:author="Nhóm dự án" w:date="2026-10-02T09:00:00Z">
              <w:r>
                <w:t xml:space="preserve">Chi phí phát triển chức năng bổ sung (xác nhận thông báo, giám sát hoạt động)</w:t>
              </w:r>
            </w:ins>
          </w:p>
        </w:tc>
        <w:tc>
          <w:tcPr>
            <w:tcW w:w="2520" w:type="pct"/>
          </w:tcPr>
          <w:p>
            <w:pPr>
              <w:pStyle w:val="Listbullet-"/>
              <w:numPr>
                <w:ilvl w:val="0"/>
                <w:numId w:val="0"/>
              </w:numPr>
            </w:pPr>
            <w:ins w:id="20435" w:author="Nhóm dự án" w:date="2026-10-02T09:00:00Z">
              <w:r>
                <w:t xml:space="preserve">Không. Nhóm dự án tự phát triển, sử dụng phần mềm mã nguồn mở.</w:t>
              </w:r>
            </w:ins>
          </w:p>
        </w:tc>
      </w:tr>
      <w:tr w:rsidR="005C3CED" w:rsidTr="00441008">
        <w:trPr>
          <w:ins w:id="20436" w:author="Nhóm dự án" w:date="2026-10-02T09:00:00Z"/>
        </w:trPr>
        <w:tc>
          <w:tcPr>
            <w:tcW w:w="2480" w:type="pct"/>
          </w:tcPr>
          <w:p>
            <w:pPr>
              <w:pStyle w:val="Listbullet-"/>
              <w:numPr>
                <w:ilvl w:val="0"/>
                <w:numId w:val="0"/>
              </w:numPr>
            </w:pPr>
            <w:ins w:id="20437" w:author="Nhóm dự án" w:date="2026-10-02T09:00:00Z">
              <w:r>
                <w:rPr>
                  <w:b/>
                </w:rPr>
                <w:t xml:space="preserve">Tổng chi phí</w:t>
              </w:r>
            </w:ins>
          </w:p>
        </w:tc>
        <w:tc>
          <w:tcPr>
            <w:tcW w:w="2520" w:type="pct"/>
          </w:tcPr>
          <w:p>
            <w:pPr>
              <w:pStyle w:val="Listbullet-"/>
              <w:numPr>
                <w:ilvl w:val="0"/>
                <w:numId w:val="0"/>
              </w:numPr>
            </w:pPr>
            <w:ins w:id="20438" w:author="Nhóm dự án" w:date="2026-10-02T09:00:00Z">
              <w:r>
                <w:rPr>
                  <w:b/>
                </w:rPr>
                <w:t xml:space="preserve">≈ </w:t>
              </w:r>
              <w:r>
                <w:rPr>
                  <w:b/>
                  <w:highlight w:val="green"/>
                </w:rPr>
                <w:t xml:space="preserve">23.029.600</w:t>
              </w:r>
              <w:r>
                <w:rPr>
                  <w:b/>
                </w:rPr>
                <w:t xml:space="preserve"> đồng</w:t>
              </w:r>
            </w:ins>
          </w:p>
        </w:tc>
      </w:tr>
    </w:tbl>
    <w:p w14:paraId="0A048576" w14:textId="062A0334" w:rsidR="00113F4C" w:rsidRDefault="00113F4C">
      <w:pPr>
        <w:pStyle w:val="Listbullet-"/>
      </w:pPr>
      <w:r>
        <w:t xml:space="preserve">Tập huấn: đào tạo trực tiếp cho từng tổ vận hành khi triển khai </w:t>
      </w:r>
      <w:del w:id="20439" w:author="Nhóm dự án" w:date="2026-10-02T09:00:00Z">
        <w:r>
          <w:delText xml:space="preserve">module của tổ đó</w:delText>
        </w:r>
      </w:del>
      <w:ins w:id="20440" w:author="Nhóm dự án" w:date="2026-10-02T09:00:00Z">
        <w:r>
          <w:t xml:space="preserve">phân hệ của tổ đó</w:t>
        </w:r>
      </w:ins>
      <w:r>
        <w:t xml:space="preserve">: ước tính 1–2 buổi/tổ, tổng 6–12 buổi trong Giai đoạn 4–5.</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694"/>
        <w:gridCol w:w="3787"/>
        <w:gridCol w:w="2456"/>
        <w:gridCol w:w="3258"/>
      </w:tblGrid>
      <w:tr w:rsidR="00AC364C" w:rsidRPr="00134C0C" w14:paraId="1080A902" w14:textId="77777777" w:rsidTr="00134C0C">
        <w:trPr>
          <w:tblHeader/>
        </w:trPr>
        <w:tc>
          <w:tcPr>
            <w:tcW w:w="339" w:type="pct"/>
            <w:tcMar>
              <w:top w:w="80" w:type="dxa"/>
              <w:left w:w="120" w:type="dxa"/>
              <w:bottom w:w="80" w:type="dxa"/>
              <w:right w:w="120" w:type="dxa"/>
            </w:tcMar>
          </w:tcPr>
          <w:p w14:paraId="119DE91E" w14:textId="77777777" w:rsidR="00AC364C" w:rsidRPr="00302F72" w:rsidRDefault="00AC364C">
            <w:pPr>
              <w:pStyle w:val="BodytextTable"/>
              <w:rPr>
                <w:bCs w:val="0"/>
              </w:rPr>
            </w:pPr>
            <w:r>
              <w:rPr>
                <w:b/>
                <w:bCs w:val="0"/>
              </w:rPr>
              <w:t>STT</w:t>
            </w:r>
          </w:p>
        </w:tc>
        <w:tc>
          <w:tcPr>
            <w:tcW w:w="1858" w:type="pct"/>
            <w:tcMar>
              <w:top w:w="80" w:type="dxa"/>
              <w:left w:w="120" w:type="dxa"/>
              <w:bottom w:w="80" w:type="dxa"/>
              <w:right w:w="120" w:type="dxa"/>
            </w:tcMar>
          </w:tcPr>
          <w:p w14:paraId="7204EAC7" w14:textId="0EAE79F8" w:rsidR="00AC364C" w:rsidRPr="00302F72" w:rsidRDefault="00AC364C">
            <w:pPr>
              <w:pStyle w:val="BodytextTable"/>
              <w:rPr>
                <w:bCs w:val="0"/>
              </w:rPr>
            </w:pPr>
            <w:r>
              <w:rPr>
                <w:b/>
                <w:bCs w:val="0"/>
              </w:rPr>
              <w:t>Nội dung tập huấn</w:t>
            </w:r>
          </w:p>
        </w:tc>
        <w:tc>
          <w:tcPr>
            <w:tcW w:w="1205" w:type="pct"/>
          </w:tcPr>
          <w:p w14:paraId="60E742E7" w14:textId="7CE0603F" w:rsidR="00AC364C" w:rsidRPr="00302F72" w:rsidRDefault="00AC364C">
            <w:pPr>
              <w:pStyle w:val="BodytextTable"/>
              <w:rPr>
                <w:bCs w:val="0"/>
              </w:rPr>
            </w:pPr>
            <w:commentRangeStart w:id="350"/>
            <w:commentRangeStart w:id="521"/>
            <w:r>
              <w:rPr>
                <w:b/>
                <w:bCs w:val="0"/>
              </w:rPr>
              <w:t>Thời gian</w:t>
            </w:r>
            <w:commentRangeEnd w:id="521"/>
            <w:commentRangeEnd w:id="350"/>
            <w:r>
              <w:rPr>
                <w:rStyle w:val="CommentReference"/>
                <w:bCs w:val="0"/>
                <w:sz w:val="24"/>
                <w:szCs w:val="26"/>
              </w:rPr>
              <w:commentReference w:id="350"/>
            </w:r>
            <w:r>
              <w:rPr>
                <w:rStyle w:val="CommentReference"/>
              </w:rPr>
              <w:commentReference w:id="521"/>
            </w:r>
          </w:p>
        </w:tc>
        <w:tc>
          <w:tcPr>
            <w:tcW w:w="1598" w:type="pct"/>
            <w:tcMar>
              <w:top w:w="80" w:type="dxa"/>
              <w:left w:w="120" w:type="dxa"/>
              <w:bottom w:w="80" w:type="dxa"/>
              <w:right w:w="120" w:type="dxa"/>
            </w:tcMar>
          </w:tcPr>
          <w:p w14:paraId="41AFCE0D" w14:textId="5D5AD93F" w:rsidR="00AC364C" w:rsidRPr="00302F72" w:rsidRDefault="00AC364C">
            <w:pPr>
              <w:pStyle w:val="BodytextTable"/>
              <w:rPr>
                <w:bCs w:val="0"/>
              </w:rPr>
            </w:pPr>
            <w:r>
              <w:rPr>
                <w:b/>
                <w:bCs w:val="0"/>
              </w:rPr>
              <w:t xml:space="preserve">Người tập huấn</w:t>
            </w:r>
          </w:p>
        </w:tc>
      </w:tr>
      <w:tr w:rsidR="00AC364C" w14:paraId="2EC94FFF" w14:textId="77777777" w:rsidTr="00134C0C">
        <w:trPr>
          <w:del w:id="20445" w:author="Nhóm dự án" w:date="2026-10-02T09:00:00Z"/>
        </w:trPr>
        <w:tc>
          <w:tcPr>
            <w:tcW w:w="339" w:type="pct"/>
            <w:tcMar>
              <w:top w:w="80" w:type="dxa"/>
              <w:left w:w="120" w:type="dxa"/>
              <w:bottom w:w="80" w:type="dxa"/>
              <w:right w:w="120" w:type="dxa"/>
            </w:tcMar>
          </w:tcPr>
          <w:p w14:paraId="32E074DD" w14:textId="77777777" w:rsidR="00AC364C" w:rsidRDefault="00AC364C" w:rsidP="00AC364C">
            <w:pPr>
              <w:pStyle w:val="BodytextTable"/>
            </w:pPr>
            <w:del w:id="20441" w:author="Nhóm dự án" w:date="2026-10-02T09:00:00Z">
              <w:r>
                <w:delText>1</w:delText>
              </w:r>
            </w:del>
          </w:p>
        </w:tc>
        <w:tc>
          <w:tcPr>
            <w:tcW w:w="1858" w:type="pct"/>
            <w:tcMar>
              <w:top w:w="80" w:type="dxa"/>
              <w:left w:w="120" w:type="dxa"/>
              <w:bottom w:w="80" w:type="dxa"/>
              <w:right w:w="120" w:type="dxa"/>
            </w:tcMar>
          </w:tcPr>
          <w:p w14:paraId="67F01288" w14:textId="77777777" w:rsidR="00AC364C" w:rsidRDefault="00AC364C" w:rsidP="00AC364C">
            <w:pPr>
              <w:pStyle w:val="BodytextTable"/>
            </w:pPr>
            <w:del w:id="20442" w:author="Nhóm dự án" w:date="2026-10-02T09:00:00Z">
              <w:r>
                <w:delText>Quản lý chung dự án, thiết kế kiến trúc hệ thống và data model</w:delText>
              </w:r>
            </w:del>
          </w:p>
        </w:tc>
        <w:tc>
          <w:tcPr>
            <w:tcW w:w="1205" w:type="pct"/>
          </w:tcPr>
          <w:p w14:paraId="1A52C3A1" w14:textId="77777777" w:rsidR="00AC364C" w:rsidRDefault="00AC364C" w:rsidP="00AC364C">
            <w:pPr>
              <w:pStyle w:val="BodytextTable"/>
            </w:pPr>
          </w:p>
        </w:tc>
        <w:tc>
          <w:tcPr>
            <w:tcW w:w="1598" w:type="pct"/>
            <w:tcMar>
              <w:top w:w="80" w:type="dxa"/>
              <w:left w:w="120" w:type="dxa"/>
              <w:bottom w:w="80" w:type="dxa"/>
              <w:right w:w="120" w:type="dxa"/>
            </w:tcMar>
          </w:tcPr>
          <w:p w14:paraId="6172785D" w14:textId="77777777" w:rsidR="008E54E5" w:rsidRDefault="00AC364C" w:rsidP="00AC364C">
            <w:pPr>
              <w:pStyle w:val="BodytextTable"/>
              <w:rPr/>
            </w:pPr>
            <w:del w:id="20443" w:author="Nhóm dự án" w:date="2026-10-02T09:00:00Z">
              <w:r>
                <w:delText xml:space="preserve">Lê Minh Trí, </w:delText>
              </w:r>
            </w:del>
          </w:p>
          <w:p w14:paraId="0003D9DB" w14:textId="0776539E" w:rsidR="00AC364C" w:rsidRDefault="00AC364C" w:rsidP="00AC364C">
            <w:pPr>
              <w:pStyle w:val="BodytextTable"/>
            </w:pPr>
            <w:del w:id="20444" w:author="Nhóm dự án" w:date="2026-10-02T09:00:00Z">
              <w:r>
                <w:delText>Nguyễn Tiến Phát</w:delText>
              </w:r>
            </w:del>
          </w:p>
        </w:tc>
      </w:tr>
      <w:tr w:rsidR="00AC364C" w14:paraId="7520745C" w14:textId="77777777" w:rsidTr="00134C0C">
        <w:trPr>
          <w:del w:id="20452" w:author="Nhóm dự án" w:date="2026-10-02T09:00:00Z"/>
        </w:trPr>
        <w:tc>
          <w:tcPr>
            <w:tcW w:w="339" w:type="pct"/>
            <w:tcMar>
              <w:top w:w="80" w:type="dxa"/>
              <w:left w:w="120" w:type="dxa"/>
              <w:bottom w:w="80" w:type="dxa"/>
              <w:right w:w="120" w:type="dxa"/>
            </w:tcMar>
          </w:tcPr>
          <w:p w14:paraId="7C0EAE45" w14:textId="77777777" w:rsidR="00AC364C" w:rsidRDefault="00AC364C" w:rsidP="00AC364C">
            <w:pPr>
              <w:pStyle w:val="BodytextTable"/>
            </w:pPr>
            <w:del w:id="20446" w:author="Nhóm dự án" w:date="2026-10-02T09:00:00Z">
              <w:r>
                <w:delText>2</w:delText>
              </w:r>
            </w:del>
          </w:p>
        </w:tc>
        <w:tc>
          <w:tcPr>
            <w:tcW w:w="1858" w:type="pct"/>
            <w:tcMar>
              <w:top w:w="80" w:type="dxa"/>
              <w:left w:w="120" w:type="dxa"/>
              <w:bottom w:w="80" w:type="dxa"/>
              <w:right w:w="120" w:type="dxa"/>
            </w:tcMar>
          </w:tcPr>
          <w:p w14:paraId="5A40836A" w14:textId="77777777" w:rsidR="00AC364C" w:rsidRDefault="00AC364C" w:rsidP="00AC364C">
            <w:pPr>
              <w:pStyle w:val="BodytextTable"/>
            </w:pPr>
            <w:del w:id="20447" w:author="Nhóm dự án" w:date="2026-10-02T09:00:00Z">
              <w:r>
                <w:delText>Phát triển frontend, backend và tích hợp các module nghiệp vụ</w:delText>
              </w:r>
            </w:del>
          </w:p>
        </w:tc>
        <w:tc>
          <w:tcPr>
            <w:tcW w:w="1205" w:type="pct"/>
          </w:tcPr>
          <w:p w14:paraId="31D94BC4" w14:textId="77777777" w:rsidR="00AC364C" w:rsidRDefault="00AC364C" w:rsidP="00AC364C">
            <w:pPr>
              <w:pStyle w:val="BodytextTable"/>
            </w:pPr>
          </w:p>
        </w:tc>
        <w:tc>
          <w:tcPr>
            <w:tcW w:w="1598" w:type="pct"/>
            <w:tcMar>
              <w:top w:w="80" w:type="dxa"/>
              <w:left w:w="120" w:type="dxa"/>
              <w:bottom w:w="80" w:type="dxa"/>
              <w:right w:w="120" w:type="dxa"/>
            </w:tcMar>
          </w:tcPr>
          <w:p w14:paraId="0CB98905" w14:textId="77777777" w:rsidR="008E54E5" w:rsidRDefault="00AC364C" w:rsidP="00AC364C">
            <w:pPr>
              <w:pStyle w:val="BodytextTable"/>
              <w:rPr/>
            </w:pPr>
            <w:del w:id="20448" w:author="Nhóm dự án" w:date="2026-10-02T09:00:00Z">
              <w:r>
                <w:delText xml:space="preserve">Lê Minh Trí, </w:delText>
              </w:r>
            </w:del>
          </w:p>
          <w:p w14:paraId="2AD7371B" w14:textId="77777777" w:rsidR="008E54E5" w:rsidRDefault="00AC364C" w:rsidP="00AC364C">
            <w:pPr>
              <w:pStyle w:val="BodytextTable"/>
              <w:rPr/>
            </w:pPr>
            <w:del w:id="20449" w:author="Nhóm dự án" w:date="2026-10-02T09:00:00Z">
              <w:r>
                <w:delText xml:space="preserve">Nguyễn Tiến Phát, </w:delText>
              </w:r>
            </w:del>
          </w:p>
          <w:p w14:paraId="76101E2C" w14:textId="77777777" w:rsidR="008E54E5" w:rsidRDefault="00AC364C" w:rsidP="00AC364C">
            <w:pPr>
              <w:pStyle w:val="BodytextTable"/>
              <w:rPr/>
            </w:pPr>
            <w:del w:id="20450" w:author="Nhóm dự án" w:date="2026-10-02T09:00:00Z">
              <w:r>
                <w:delText xml:space="preserve">Nguyễn Minh Tiến, </w:delText>
              </w:r>
            </w:del>
          </w:p>
          <w:p w14:paraId="77FE62C7" w14:textId="1CCCC0E0" w:rsidR="00AC364C" w:rsidRDefault="00AC364C" w:rsidP="00AC364C">
            <w:pPr>
              <w:pStyle w:val="BodytextTable"/>
            </w:pPr>
            <w:del w:id="20451" w:author="Nhóm dự án" w:date="2026-10-02T09:00:00Z">
              <w:r>
                <w:delText>Tạ Mai Quốc Huy</w:delText>
              </w:r>
            </w:del>
          </w:p>
        </w:tc>
      </w:tr>
      <w:tr w:rsidR="00AC364C" w14:paraId="29159AE4" w14:textId="77777777" w:rsidTr="00134C0C">
        <w:trPr>
          <w:del w:id="20457" w:author="Nhóm dự án" w:date="2026-10-02T09:00:00Z"/>
        </w:trPr>
        <w:tc>
          <w:tcPr>
            <w:tcW w:w="339" w:type="pct"/>
            <w:tcMar>
              <w:top w:w="80" w:type="dxa"/>
              <w:left w:w="120" w:type="dxa"/>
              <w:bottom w:w="80" w:type="dxa"/>
              <w:right w:w="120" w:type="dxa"/>
            </w:tcMar>
          </w:tcPr>
          <w:p w14:paraId="791CE83A" w14:textId="77777777" w:rsidR="00AC364C" w:rsidRDefault="00AC364C" w:rsidP="00AC364C">
            <w:pPr>
              <w:pStyle w:val="BodytextTable"/>
            </w:pPr>
            <w:del w:id="20453" w:author="Nhóm dự án" w:date="2026-10-02T09:00:00Z">
              <w:r>
                <w:lastRenderedPageBreak/>
                <w:delText>3</w:delText>
              </w:r>
            </w:del>
          </w:p>
        </w:tc>
        <w:tc>
          <w:tcPr>
            <w:tcW w:w="1858" w:type="pct"/>
            <w:tcMar>
              <w:top w:w="80" w:type="dxa"/>
              <w:left w:w="120" w:type="dxa"/>
              <w:bottom w:w="80" w:type="dxa"/>
              <w:right w:w="120" w:type="dxa"/>
            </w:tcMar>
          </w:tcPr>
          <w:p w14:paraId="6505EE2E" w14:textId="77777777" w:rsidR="00AC364C" w:rsidRDefault="00AC364C" w:rsidP="00AC364C">
            <w:pPr>
              <w:pStyle w:val="BodytextTable"/>
            </w:pPr>
            <w:del w:id="20454" w:author="Nhóm dự án" w:date="2026-10-02T09:00:00Z">
              <w:r>
                <w:delText>Khảo sát quy trình, thu thập yêu cầu chức năng từ các tổ vận hành</w:delText>
              </w:r>
            </w:del>
          </w:p>
        </w:tc>
        <w:tc>
          <w:tcPr>
            <w:tcW w:w="1205" w:type="pct"/>
          </w:tcPr>
          <w:p w14:paraId="3EEDBCAC" w14:textId="77777777" w:rsidR="00AC364C" w:rsidRDefault="00AC364C" w:rsidP="00AC364C">
            <w:pPr>
              <w:pStyle w:val="BodytextTable"/>
            </w:pPr>
          </w:p>
        </w:tc>
        <w:tc>
          <w:tcPr>
            <w:tcW w:w="1598" w:type="pct"/>
            <w:tcMar>
              <w:top w:w="80" w:type="dxa"/>
              <w:left w:w="120" w:type="dxa"/>
              <w:bottom w:w="80" w:type="dxa"/>
              <w:right w:w="120" w:type="dxa"/>
            </w:tcMar>
          </w:tcPr>
          <w:p w14:paraId="42C8EE1B" w14:textId="77777777" w:rsidR="008E54E5" w:rsidRDefault="00AC364C" w:rsidP="00AC364C">
            <w:pPr>
              <w:pStyle w:val="BodytextTable"/>
              <w:rPr/>
            </w:pPr>
            <w:del w:id="20455" w:author="Nhóm dự án" w:date="2026-10-02T09:00:00Z">
              <w:r>
                <w:delText xml:space="preserve">Nguyễn Minh Tiến, </w:delText>
              </w:r>
            </w:del>
          </w:p>
          <w:p w14:paraId="2F8F5751" w14:textId="47668353" w:rsidR="00AC364C" w:rsidRDefault="00AC364C" w:rsidP="00AC364C">
            <w:pPr>
              <w:pStyle w:val="BodytextTable"/>
            </w:pPr>
            <w:del w:id="20456" w:author="Nhóm dự án" w:date="2026-10-02T09:00:00Z">
              <w:r>
                <w:delText>Tạ Mai Quốc Huy</w:delText>
              </w:r>
            </w:del>
          </w:p>
        </w:tc>
      </w:tr>
      <w:tr w:rsidR="00AC364C" w14:paraId="4DB66C21" w14:textId="77777777" w:rsidTr="00134C0C">
        <w:trPr>
          <w:del w:id="20461" w:author="Nhóm dự án" w:date="2026-10-02T09:00:00Z"/>
        </w:trPr>
        <w:tc>
          <w:tcPr>
            <w:tcW w:w="339" w:type="pct"/>
            <w:tcMar>
              <w:top w:w="80" w:type="dxa"/>
              <w:left w:w="120" w:type="dxa"/>
              <w:bottom w:w="80" w:type="dxa"/>
              <w:right w:w="120" w:type="dxa"/>
            </w:tcMar>
          </w:tcPr>
          <w:p w14:paraId="3CE3D5D9" w14:textId="77777777" w:rsidR="00AC364C" w:rsidRDefault="00AC364C" w:rsidP="00AC364C">
            <w:pPr>
              <w:pStyle w:val="BodytextTable"/>
            </w:pPr>
            <w:del w:id="20458" w:author="Nhóm dự án" w:date="2026-10-02T09:00:00Z">
              <w:r>
                <w:delText>4</w:delText>
              </w:r>
            </w:del>
          </w:p>
        </w:tc>
        <w:tc>
          <w:tcPr>
            <w:tcW w:w="1858" w:type="pct"/>
            <w:tcMar>
              <w:top w:w="80" w:type="dxa"/>
              <w:left w:w="120" w:type="dxa"/>
              <w:bottom w:w="80" w:type="dxa"/>
              <w:right w:w="120" w:type="dxa"/>
            </w:tcMar>
          </w:tcPr>
          <w:p w14:paraId="0B8FC871" w14:textId="77777777" w:rsidR="00AC364C" w:rsidRDefault="00AC364C" w:rsidP="00AC364C">
            <w:pPr>
              <w:pStyle w:val="BodytextTable"/>
            </w:pPr>
            <w:del w:id="20459" w:author="Nhóm dự án" w:date="2026-10-02T09:00:00Z">
              <w:r>
                <w:delText>Cấu hình hạ tầng máy chủ, Docker, database, SSL/TLS, SMTP</w:delText>
              </w:r>
            </w:del>
          </w:p>
        </w:tc>
        <w:tc>
          <w:tcPr>
            <w:tcW w:w="1205" w:type="pct"/>
          </w:tcPr>
          <w:p w14:paraId="667DE4FE" w14:textId="77777777" w:rsidR="00AC364C" w:rsidRDefault="00AC364C" w:rsidP="00AC364C">
            <w:pPr>
              <w:pStyle w:val="BodytextTable"/>
            </w:pPr>
          </w:p>
        </w:tc>
        <w:tc>
          <w:tcPr>
            <w:tcW w:w="1598" w:type="pct"/>
            <w:tcMar>
              <w:top w:w="80" w:type="dxa"/>
              <w:left w:w="120" w:type="dxa"/>
              <w:bottom w:w="80" w:type="dxa"/>
              <w:right w:w="120" w:type="dxa"/>
            </w:tcMar>
          </w:tcPr>
          <w:p w14:paraId="26094C07" w14:textId="416BFAB6" w:rsidR="00AC364C" w:rsidRDefault="00AC364C" w:rsidP="00AC364C">
            <w:pPr>
              <w:pStyle w:val="BodytextTable"/>
            </w:pPr>
            <w:del w:id="20460" w:author="Nhóm dự án" w:date="2026-10-02T09:00:00Z">
              <w:r>
                <w:delText>Lê Minh Trí</w:delText>
              </w:r>
            </w:del>
          </w:p>
        </w:tc>
      </w:tr>
      <w:tr w:rsidR="00AC364C" w14:paraId="7D70521C" w14:textId="77777777" w:rsidTr="00134C0C">
        <w:trPr>
          <w:del w:id="20468" w:author="Nhóm dự án" w:date="2026-10-02T09:00:00Z"/>
        </w:trPr>
        <w:tc>
          <w:tcPr>
            <w:tcW w:w="339" w:type="pct"/>
            <w:tcMar>
              <w:top w:w="80" w:type="dxa"/>
              <w:left w:w="120" w:type="dxa"/>
              <w:bottom w:w="80" w:type="dxa"/>
              <w:right w:w="120" w:type="dxa"/>
            </w:tcMar>
          </w:tcPr>
          <w:p w14:paraId="6A5F01AE" w14:textId="77777777" w:rsidR="00AC364C" w:rsidRDefault="00AC364C" w:rsidP="00AC364C">
            <w:pPr>
              <w:pStyle w:val="BodytextTable"/>
            </w:pPr>
            <w:del w:id="20462" w:author="Nhóm dự án" w:date="2026-10-02T09:00:00Z">
              <w:r>
                <w:delText>5</w:delText>
              </w:r>
            </w:del>
          </w:p>
        </w:tc>
        <w:tc>
          <w:tcPr>
            <w:tcW w:w="1858" w:type="pct"/>
            <w:tcMar>
              <w:top w:w="80" w:type="dxa"/>
              <w:left w:w="120" w:type="dxa"/>
              <w:bottom w:w="80" w:type="dxa"/>
              <w:right w:w="120" w:type="dxa"/>
            </w:tcMar>
          </w:tcPr>
          <w:p w14:paraId="59D06C4A" w14:textId="77777777" w:rsidR="00AC364C" w:rsidRDefault="00AC364C" w:rsidP="00AC364C">
            <w:pPr>
              <w:pStyle w:val="BodytextTable"/>
            </w:pPr>
            <w:del w:id="20463" w:author="Nhóm dự án" w:date="2026-10-02T09:00:00Z">
              <w:r>
                <w:delText>Kiểm thử nghiệm thu chức năng cùng người dùng cuối</w:delText>
              </w:r>
            </w:del>
          </w:p>
        </w:tc>
        <w:tc>
          <w:tcPr>
            <w:tcW w:w="1205" w:type="pct"/>
          </w:tcPr>
          <w:p w14:paraId="138ED828" w14:textId="77777777" w:rsidR="00AC364C" w:rsidRDefault="00AC364C" w:rsidP="00AC364C">
            <w:pPr>
              <w:pStyle w:val="BodytextTable"/>
            </w:pPr>
          </w:p>
        </w:tc>
        <w:tc>
          <w:tcPr>
            <w:tcW w:w="1598" w:type="pct"/>
            <w:tcMar>
              <w:top w:w="80" w:type="dxa"/>
              <w:left w:w="120" w:type="dxa"/>
              <w:bottom w:w="80" w:type="dxa"/>
              <w:right w:w="120" w:type="dxa"/>
            </w:tcMar>
          </w:tcPr>
          <w:p w14:paraId="3A30EC6D" w14:textId="77777777" w:rsidR="008E54E5" w:rsidRDefault="00AC364C" w:rsidP="00AC364C">
            <w:pPr>
              <w:pStyle w:val="BodytextTable"/>
              <w:rPr/>
            </w:pPr>
            <w:del w:id="20464" w:author="Nhóm dự án" w:date="2026-10-02T09:00:00Z">
              <w:r>
                <w:delText xml:space="preserve">Lê Minh Trí, </w:delText>
              </w:r>
            </w:del>
          </w:p>
          <w:p w14:paraId="7AB491AE" w14:textId="77777777" w:rsidR="008E54E5" w:rsidRDefault="00AC364C" w:rsidP="00AC364C">
            <w:pPr>
              <w:pStyle w:val="BodytextTable"/>
              <w:rPr/>
            </w:pPr>
            <w:del w:id="20465" w:author="Nhóm dự án" w:date="2026-10-02T09:00:00Z">
              <w:r>
                <w:delText xml:space="preserve">Nguyễn Tiến Phát, </w:delText>
              </w:r>
            </w:del>
          </w:p>
          <w:p w14:paraId="7567704C" w14:textId="77777777" w:rsidR="008E54E5" w:rsidRDefault="00AC364C" w:rsidP="00AC364C">
            <w:pPr>
              <w:pStyle w:val="BodytextTable"/>
              <w:rPr/>
            </w:pPr>
            <w:del w:id="20466" w:author="Nhóm dự án" w:date="2026-10-02T09:00:00Z">
              <w:r>
                <w:delText xml:space="preserve">Nguyễn Minh Tiến, </w:delText>
              </w:r>
            </w:del>
          </w:p>
          <w:p w14:paraId="2BD74B4B" w14:textId="3FE954CF" w:rsidR="00AC364C" w:rsidRDefault="00AC364C" w:rsidP="00AC364C">
            <w:pPr>
              <w:pStyle w:val="BodytextTable"/>
            </w:pPr>
            <w:del w:id="20467" w:author="Nhóm dự án" w:date="2026-10-02T09:00:00Z">
              <w:r>
                <w:delText>Tạ Mai Quốc Huy</w:delText>
              </w:r>
            </w:del>
          </w:p>
        </w:tc>
      </w:tr>
      <w:tr w:rsidR="00AC364C" w14:paraId="286743FF" w14:textId="77777777" w:rsidTr="00134C0C">
        <w:trPr>
          <w:del w:id="20473" w:author="Nhóm dự án" w:date="2026-10-02T09:00:00Z"/>
        </w:trPr>
        <w:tc>
          <w:tcPr>
            <w:tcW w:w="339" w:type="pct"/>
            <w:tcMar>
              <w:top w:w="80" w:type="dxa"/>
              <w:left w:w="120" w:type="dxa"/>
              <w:bottom w:w="80" w:type="dxa"/>
              <w:right w:w="120" w:type="dxa"/>
            </w:tcMar>
          </w:tcPr>
          <w:p w14:paraId="590B0284" w14:textId="77777777" w:rsidR="00AC364C" w:rsidRDefault="00AC364C" w:rsidP="00AC364C">
            <w:pPr>
              <w:pStyle w:val="BodytextTable"/>
            </w:pPr>
            <w:del w:id="20469" w:author="Nhóm dự án" w:date="2026-10-02T09:00:00Z">
              <w:r>
                <w:delText>6</w:delText>
              </w:r>
            </w:del>
          </w:p>
        </w:tc>
        <w:tc>
          <w:tcPr>
            <w:tcW w:w="1858" w:type="pct"/>
            <w:tcMar>
              <w:top w:w="80" w:type="dxa"/>
              <w:left w:w="120" w:type="dxa"/>
              <w:bottom w:w="80" w:type="dxa"/>
              <w:right w:w="120" w:type="dxa"/>
            </w:tcMar>
          </w:tcPr>
          <w:p w14:paraId="166C7605" w14:textId="77777777" w:rsidR="00AC364C" w:rsidRDefault="00AC364C" w:rsidP="00AC364C">
            <w:pPr>
              <w:pStyle w:val="BodytextTable"/>
            </w:pPr>
            <w:del w:id="20470" w:author="Nhóm dự án" w:date="2026-10-02T09:00:00Z">
              <w:r>
                <w:delText>Đào tạo người dùng và tài liệu hóa quy trình sử dụng</w:delText>
              </w:r>
            </w:del>
          </w:p>
        </w:tc>
        <w:tc>
          <w:tcPr>
            <w:tcW w:w="1205" w:type="pct"/>
          </w:tcPr>
          <w:p w14:paraId="2FEEDFE2" w14:textId="77777777" w:rsidR="00AC364C" w:rsidRDefault="00AC364C" w:rsidP="00AC364C">
            <w:pPr>
              <w:pStyle w:val="BodytextTable"/>
            </w:pPr>
          </w:p>
        </w:tc>
        <w:tc>
          <w:tcPr>
            <w:tcW w:w="1598" w:type="pct"/>
            <w:tcMar>
              <w:top w:w="80" w:type="dxa"/>
              <w:left w:w="120" w:type="dxa"/>
              <w:bottom w:w="80" w:type="dxa"/>
              <w:right w:w="120" w:type="dxa"/>
            </w:tcMar>
          </w:tcPr>
          <w:p w14:paraId="45212558" w14:textId="77777777" w:rsidR="008E54E5" w:rsidRDefault="00AC364C" w:rsidP="00AC364C">
            <w:pPr>
              <w:pStyle w:val="BodytextTable"/>
              <w:rPr/>
            </w:pPr>
            <w:del w:id="20471" w:author="Nhóm dự án" w:date="2026-10-02T09:00:00Z">
              <w:r>
                <w:delText xml:space="preserve">Lê Minh Trí, </w:delText>
              </w:r>
            </w:del>
          </w:p>
          <w:p w14:paraId="59F85F27" w14:textId="68CE15A4" w:rsidR="00AC364C" w:rsidRDefault="00AC364C" w:rsidP="00AC364C">
            <w:pPr>
              <w:pStyle w:val="BodytextTable"/>
            </w:pPr>
            <w:del w:id="20472" w:author="Nhóm dự án" w:date="2026-10-02T09:00:00Z">
              <w:r>
                <w:delText>Nguyễn Tiến Phát</w:delText>
              </w:r>
            </w:del>
          </w:p>
        </w:tc>
      </w:tr>
      <w:tr w:rsidR="00AC364C" w:rsidTr="00134C0C">
        <w:trPr>
          <w:ins w:id="20474" w:author="Nhóm dự án" w:date="2026-10-02T09:00:00Z"/>
        </w:trPr>
        <w:tc>
          <w:tcPr>
            <w:tcW w:w="339" w:type="pct"/>
            <w:tcMar>
              <w:top w:w="80" w:type="dxa"/>
              <w:left w:w="120" w:type="dxa"/>
              <w:bottom w:w="80" w:type="dxa"/>
              <w:right w:w="120" w:type="dxa"/>
            </w:tcMar>
          </w:tcPr>
          <w:p>
            <w:pPr>
              <w:pStyle w:val="BodytextTable"/>
            </w:pPr>
            <w:ins w:id="20475" w:author="Nhóm dự án" w:date="2026-10-02T09:00:00Z">
              <w:r>
                <w:t xml:space="preserve">1</w:t>
              </w:r>
            </w:ins>
          </w:p>
        </w:tc>
        <w:tc>
          <w:tcPr>
            <w:tcW w:w="1858" w:type="pct"/>
            <w:tcMar>
              <w:top w:w="80" w:type="dxa"/>
              <w:left w:w="120" w:type="dxa"/>
              <w:bottom w:w="80" w:type="dxa"/>
              <w:right w:w="120" w:type="dxa"/>
            </w:tcMar>
          </w:tcPr>
          <w:p>
            <w:pPr>
              <w:pStyle w:val="BodytextTable"/>
            </w:pPr>
            <w:ins w:id="20476" w:author="Nhóm dự án" w:date="2026-10-02T09:00:00Z">
              <w:r>
                <w:t xml:space="preserve">Sử dụng chung: đăng nhập, tạo phiếu, theo dõi trạng thái, xác nhận thông báo, đánh giá sau hoàn thành (toàn bộ người dùng các tổ)</w:t>
              </w:r>
            </w:ins>
          </w:p>
        </w:tc>
        <w:tc>
          <w:tcPr>
            <w:tcW w:w="1205" w:type="pct"/>
          </w:tcPr>
          <w:p>
            <w:pPr>
              <w:pStyle w:val="BodytextTable"/>
            </w:pPr>
            <w:ins w:id="20477" w:author="Nhóm dự án" w:date="2026-10-02T09:00:00Z">
              <w:r>
                <w:rPr>
                  <w:highlight w:val="green"/>
                </w:rPr>
                <w:t xml:space="preserve">13/04 – 24/04/2026</w:t>
              </w:r>
            </w:ins>
          </w:p>
        </w:tc>
        <w:tc>
          <w:tcPr>
            <w:tcW w:w="1598" w:type="pct"/>
            <w:tcMar>
              <w:top w:w="80" w:type="dxa"/>
              <w:left w:w="120" w:type="dxa"/>
              <w:bottom w:w="80" w:type="dxa"/>
              <w:right w:w="120" w:type="dxa"/>
            </w:tcMar>
          </w:tcPr>
          <w:p>
            <w:pPr>
              <w:pStyle w:val="BodytextTable"/>
            </w:pPr>
            <w:ins w:id="20478" w:author="Nhóm dự án" w:date="2026-10-02T09:00:00Z">
              <w:r>
                <w:t xml:space="preserve">Lê Minh Trí, Nguyễn Tiến Phát</w:t>
              </w:r>
            </w:ins>
          </w:p>
        </w:tc>
      </w:tr>
      <w:tr w:rsidR="00AC364C" w:rsidTr="00134C0C">
        <w:trPr>
          <w:ins w:id="20479" w:author="Nhóm dự án" w:date="2026-10-02T09:00:00Z"/>
        </w:trPr>
        <w:tc>
          <w:tcPr>
            <w:tcW w:w="339" w:type="pct"/>
            <w:tcMar>
              <w:top w:w="80" w:type="dxa"/>
              <w:left w:w="120" w:type="dxa"/>
              <w:bottom w:w="80" w:type="dxa"/>
              <w:right w:w="120" w:type="dxa"/>
            </w:tcMar>
          </w:tcPr>
          <w:p>
            <w:pPr>
              <w:pStyle w:val="BodytextTable"/>
            </w:pPr>
            <w:ins w:id="20480" w:author="Nhóm dự án" w:date="2026-10-02T09:00:00Z">
              <w:r>
                <w:t xml:space="preserve">2</w:t>
              </w:r>
            </w:ins>
          </w:p>
        </w:tc>
        <w:tc>
          <w:tcPr>
            <w:tcW w:w="1858" w:type="pct"/>
            <w:tcMar>
              <w:top w:w="80" w:type="dxa"/>
              <w:left w:w="120" w:type="dxa"/>
              <w:bottom w:w="80" w:type="dxa"/>
              <w:right w:w="120" w:type="dxa"/>
            </w:tcMar>
          </w:tcPr>
          <w:p>
            <w:pPr>
              <w:pStyle w:val="BodytextTable"/>
            </w:pPr>
            <w:ins w:id="20481" w:author="Nhóm dự án" w:date="2026-10-02T09:00:00Z">
              <w:r>
                <w:t xml:space="preserve">Phê duyệt phiếu, bảng theo dõi, xử lý chuyển cấp thông báo (Tổ trưởng, Trưởng phòng)</w:t>
              </w:r>
            </w:ins>
          </w:p>
        </w:tc>
        <w:tc>
          <w:tcPr>
            <w:tcW w:w="1205" w:type="pct"/>
          </w:tcPr>
          <w:p>
            <w:pPr>
              <w:pStyle w:val="BodytextTable"/>
            </w:pPr>
            <w:ins w:id="20482" w:author="Nhóm dự án" w:date="2026-10-02T09:00:00Z">
              <w:r>
                <w:rPr>
                  <w:highlight w:val="green"/>
                </w:rPr>
                <w:t xml:space="preserve">13/04 – 24/04/2026</w:t>
              </w:r>
            </w:ins>
          </w:p>
        </w:tc>
        <w:tc>
          <w:tcPr>
            <w:tcW w:w="1598" w:type="pct"/>
            <w:tcMar>
              <w:top w:w="80" w:type="dxa"/>
              <w:left w:w="120" w:type="dxa"/>
              <w:bottom w:w="80" w:type="dxa"/>
              <w:right w:w="120" w:type="dxa"/>
            </w:tcMar>
          </w:tcPr>
          <w:p>
            <w:pPr>
              <w:pStyle w:val="BodytextTable"/>
            </w:pPr>
            <w:ins w:id="20483" w:author="Nhóm dự án" w:date="2026-10-02T09:00:00Z">
              <w:r>
                <w:t xml:space="preserve">Lê Minh Trí, Nguyễn Tiến Phát</w:t>
              </w:r>
            </w:ins>
          </w:p>
        </w:tc>
      </w:tr>
      <w:tr w:rsidR="00AC364C" w:rsidTr="00134C0C">
        <w:trPr>
          <w:ins w:id="20484" w:author="Nhóm dự án" w:date="2026-10-02T09:00:00Z"/>
        </w:trPr>
        <w:tc>
          <w:tcPr>
            <w:tcW w:w="339" w:type="pct"/>
            <w:tcMar>
              <w:top w:w="80" w:type="dxa"/>
              <w:left w:w="120" w:type="dxa"/>
              <w:bottom w:w="80" w:type="dxa"/>
              <w:right w:w="120" w:type="dxa"/>
            </w:tcMar>
          </w:tcPr>
          <w:p>
            <w:pPr>
              <w:pStyle w:val="BodytextTable"/>
            </w:pPr>
            <w:ins w:id="20485" w:author="Nhóm dự án" w:date="2026-10-02T09:00:00Z">
              <w:r>
                <w:t xml:space="preserve">3</w:t>
              </w:r>
            </w:ins>
          </w:p>
        </w:tc>
        <w:tc>
          <w:tcPr>
            <w:tcW w:w="1858" w:type="pct"/>
            <w:tcMar>
              <w:top w:w="80" w:type="dxa"/>
              <w:left w:w="120" w:type="dxa"/>
              <w:bottom w:w="80" w:type="dxa"/>
              <w:right w:w="120" w:type="dxa"/>
            </w:tcMar>
          </w:tcPr>
          <w:p>
            <w:pPr>
              <w:pStyle w:val="BodytextTable"/>
            </w:pPr>
            <w:ins w:id="20486" w:author="Nhóm dự án" w:date="2026-10-02T09:00:00Z">
              <w:r>
                <w:t xml:space="preserve">Phân hệ Kỹ thuật – bảo trì tài sản (tổ Kỹ thuật)</w:t>
              </w:r>
            </w:ins>
          </w:p>
        </w:tc>
        <w:tc>
          <w:tcPr>
            <w:tcW w:w="1205" w:type="pct"/>
          </w:tcPr>
          <w:p>
            <w:pPr>
              <w:pStyle w:val="BodytextTable"/>
            </w:pPr>
            <w:ins w:id="20487" w:author="Nhóm dự án" w:date="2026-10-02T09:00:00Z">
              <w:r>
                <w:rPr>
                  <w:highlight w:val="green"/>
                </w:rPr>
                <w:t xml:space="preserve">27/04 – 08/05/2026</w:t>
              </w:r>
            </w:ins>
          </w:p>
        </w:tc>
        <w:tc>
          <w:tcPr>
            <w:tcW w:w="1598" w:type="pct"/>
            <w:tcMar>
              <w:top w:w="80" w:type="dxa"/>
              <w:left w:w="120" w:type="dxa"/>
              <w:bottom w:w="80" w:type="dxa"/>
              <w:right w:w="120" w:type="dxa"/>
            </w:tcMar>
          </w:tcPr>
          <w:p>
            <w:pPr>
              <w:pStyle w:val="BodytextTable"/>
            </w:pPr>
            <w:ins w:id="20488" w:author="Nhóm dự án" w:date="2026-10-02T09:00:00Z">
              <w:r>
                <w:t xml:space="preserve">Lê Minh Trí, Nguyễn Tiến Phát</w:t>
              </w:r>
            </w:ins>
          </w:p>
        </w:tc>
      </w:tr>
      <w:tr w:rsidR="00AC364C" w:rsidTr="00134C0C">
        <w:trPr>
          <w:ins w:id="20489" w:author="Nhóm dự án" w:date="2026-10-02T09:00:00Z"/>
        </w:trPr>
        <w:tc>
          <w:tcPr>
            <w:tcW w:w="339" w:type="pct"/>
            <w:tcMar>
              <w:top w:w="80" w:type="dxa"/>
              <w:left w:w="120" w:type="dxa"/>
              <w:bottom w:w="80" w:type="dxa"/>
              <w:right w:w="120" w:type="dxa"/>
            </w:tcMar>
          </w:tcPr>
          <w:p>
            <w:pPr>
              <w:pStyle w:val="BodytextTable"/>
            </w:pPr>
            <w:ins w:id="20490" w:author="Nhóm dự án" w:date="2026-10-02T09:00:00Z">
              <w:r>
                <w:t xml:space="preserve">4</w:t>
              </w:r>
            </w:ins>
          </w:p>
        </w:tc>
        <w:tc>
          <w:tcPr>
            <w:tcW w:w="1858" w:type="pct"/>
            <w:tcMar>
              <w:top w:w="80" w:type="dxa"/>
              <w:left w:w="120" w:type="dxa"/>
              <w:bottom w:w="80" w:type="dxa"/>
              <w:right w:w="120" w:type="dxa"/>
            </w:tcMar>
          </w:tcPr>
          <w:p>
            <w:pPr>
              <w:pStyle w:val="BodytextTable"/>
            </w:pPr>
            <w:ins w:id="20491" w:author="Nhóm dự án" w:date="2026-10-02T09:00:00Z">
              <w:r>
                <w:t xml:space="preserve">Phân hệ Điều xe (tổ Điều xe, tài xế)</w:t>
              </w:r>
            </w:ins>
          </w:p>
        </w:tc>
        <w:tc>
          <w:tcPr>
            <w:tcW w:w="1205" w:type="pct"/>
          </w:tcPr>
          <w:p>
            <w:pPr>
              <w:pStyle w:val="BodytextTable"/>
            </w:pPr>
            <w:ins w:id="20492" w:author="Nhóm dự án" w:date="2026-10-02T09:00:00Z">
              <w:r>
                <w:rPr>
                  <w:highlight w:val="green"/>
                </w:rPr>
                <w:t xml:space="preserve">11/05 – 22/05/2026</w:t>
              </w:r>
            </w:ins>
          </w:p>
        </w:tc>
        <w:tc>
          <w:tcPr>
            <w:tcW w:w="1598" w:type="pct"/>
            <w:tcMar>
              <w:top w:w="80" w:type="dxa"/>
              <w:left w:w="120" w:type="dxa"/>
              <w:bottom w:w="80" w:type="dxa"/>
              <w:right w:w="120" w:type="dxa"/>
            </w:tcMar>
          </w:tcPr>
          <w:p>
            <w:pPr>
              <w:pStyle w:val="BodytextTable"/>
            </w:pPr>
            <w:ins w:id="20493" w:author="Nhóm dự án" w:date="2026-10-02T09:00:00Z">
              <w:r>
                <w:t xml:space="preserve">Lê Minh Trí, Nguyễn Tiến Phát</w:t>
              </w:r>
            </w:ins>
          </w:p>
        </w:tc>
      </w:tr>
      <w:tr w:rsidR="00AC364C" w:rsidTr="00134C0C">
        <w:trPr>
          <w:ins w:id="20494" w:author="Nhóm dự án" w:date="2026-10-02T09:00:00Z"/>
        </w:trPr>
        <w:tc>
          <w:tcPr>
            <w:tcW w:w="339" w:type="pct"/>
            <w:tcMar>
              <w:top w:w="80" w:type="dxa"/>
              <w:left w:w="120" w:type="dxa"/>
              <w:bottom w:w="80" w:type="dxa"/>
              <w:right w:w="120" w:type="dxa"/>
            </w:tcMar>
          </w:tcPr>
          <w:p>
            <w:pPr>
              <w:pStyle w:val="BodytextTable"/>
            </w:pPr>
            <w:ins w:id="20495" w:author="Nhóm dự án" w:date="2026-10-02T09:00:00Z">
              <w:r>
                <w:t xml:space="preserve">5</w:t>
              </w:r>
            </w:ins>
          </w:p>
        </w:tc>
        <w:tc>
          <w:tcPr>
            <w:tcW w:w="1858" w:type="pct"/>
            <w:tcMar>
              <w:top w:w="80" w:type="dxa"/>
              <w:left w:w="120" w:type="dxa"/>
              <w:bottom w:w="80" w:type="dxa"/>
              <w:right w:w="120" w:type="dxa"/>
            </w:tcMar>
          </w:tcPr>
          <w:p>
            <w:pPr>
              <w:pStyle w:val="BodytextTable"/>
            </w:pPr>
            <w:ins w:id="20496" w:author="Nhóm dự án" w:date="2026-10-02T09:00:00Z">
              <w:r>
                <w:t xml:space="preserve">Phân hệ Hộ lý (tổ Hộ lý)</w:t>
              </w:r>
            </w:ins>
          </w:p>
        </w:tc>
        <w:tc>
          <w:tcPr>
            <w:tcW w:w="1205" w:type="pct"/>
          </w:tcPr>
          <w:p>
            <w:pPr>
              <w:pStyle w:val="BodytextTable"/>
            </w:pPr>
            <w:ins w:id="20497" w:author="Nhóm dự án" w:date="2026-10-02T09:00:00Z">
              <w:r>
                <w:rPr>
                  <w:highlight w:val="green"/>
                </w:rPr>
                <w:t xml:space="preserve">25/05 – 05/06/2026</w:t>
              </w:r>
            </w:ins>
          </w:p>
        </w:tc>
        <w:tc>
          <w:tcPr>
            <w:tcW w:w="1598" w:type="pct"/>
            <w:tcMar>
              <w:top w:w="80" w:type="dxa"/>
              <w:left w:w="120" w:type="dxa"/>
              <w:bottom w:w="80" w:type="dxa"/>
              <w:right w:w="120" w:type="dxa"/>
            </w:tcMar>
          </w:tcPr>
          <w:p>
            <w:pPr>
              <w:pStyle w:val="BodytextTable"/>
            </w:pPr>
            <w:ins w:id="20498" w:author="Nhóm dự án" w:date="2026-10-02T09:00:00Z">
              <w:r>
                <w:t xml:space="preserve">Lê Minh Trí, Nguyễn Tiến Phát</w:t>
              </w:r>
            </w:ins>
          </w:p>
        </w:tc>
      </w:tr>
      <w:tr w:rsidR="00AC364C" w:rsidTr="00134C0C">
        <w:trPr>
          <w:ins w:id="20499" w:author="Nhóm dự án" w:date="2026-10-02T09:00:00Z"/>
        </w:trPr>
        <w:tc>
          <w:tcPr>
            <w:tcW w:w="339" w:type="pct"/>
            <w:tcMar>
              <w:top w:w="80" w:type="dxa"/>
              <w:left w:w="120" w:type="dxa"/>
              <w:bottom w:w="80" w:type="dxa"/>
              <w:right w:w="120" w:type="dxa"/>
            </w:tcMar>
          </w:tcPr>
          <w:p>
            <w:pPr>
              <w:pStyle w:val="BodytextTable"/>
            </w:pPr>
            <w:ins w:id="20500" w:author="Nhóm dự án" w:date="2026-10-02T09:00:00Z">
              <w:r>
                <w:t xml:space="preserve">6</w:t>
              </w:r>
            </w:ins>
          </w:p>
        </w:tc>
        <w:tc>
          <w:tcPr>
            <w:tcW w:w="1858" w:type="pct"/>
            <w:tcMar>
              <w:top w:w="80" w:type="dxa"/>
              <w:left w:w="120" w:type="dxa"/>
              <w:bottom w:w="80" w:type="dxa"/>
              <w:right w:w="120" w:type="dxa"/>
            </w:tcMar>
          </w:tcPr>
          <w:p>
            <w:pPr>
              <w:pStyle w:val="BodytextTable"/>
            </w:pPr>
            <w:ins w:id="20501" w:author="Nhóm dự án" w:date="2026-10-02T09:00:00Z">
              <w:r>
                <w:t xml:space="preserve">Phân hệ Vật tư (tổ Vật tư)</w:t>
              </w:r>
            </w:ins>
          </w:p>
        </w:tc>
        <w:tc>
          <w:tcPr>
            <w:tcW w:w="1205" w:type="pct"/>
          </w:tcPr>
          <w:p>
            <w:pPr>
              <w:pStyle w:val="BodytextTable"/>
            </w:pPr>
            <w:ins w:id="20502" w:author="Nhóm dự án" w:date="2026-10-02T09:00:00Z">
              <w:r>
                <w:rPr>
                  <w:highlight w:val="green"/>
                </w:rPr>
                <w:t xml:space="preserve">08/06 – 19/06/2026</w:t>
              </w:r>
            </w:ins>
          </w:p>
        </w:tc>
        <w:tc>
          <w:tcPr>
            <w:tcW w:w="1598" w:type="pct"/>
            <w:tcMar>
              <w:top w:w="80" w:type="dxa"/>
              <w:left w:w="120" w:type="dxa"/>
              <w:bottom w:w="80" w:type="dxa"/>
              <w:right w:w="120" w:type="dxa"/>
            </w:tcMar>
          </w:tcPr>
          <w:p>
            <w:pPr>
              <w:pStyle w:val="BodytextTable"/>
            </w:pPr>
            <w:ins w:id="20503" w:author="Nhóm dự án" w:date="2026-10-02T09:00:00Z">
              <w:r>
                <w:t xml:space="preserve">Lê Minh Trí, Nguyễn Tiến Phát</w:t>
              </w:r>
            </w:ins>
          </w:p>
        </w:tc>
      </w:tr>
      <w:tr w:rsidR="00AC364C" w:rsidTr="00134C0C">
        <w:trPr>
          <w:ins w:id="20504" w:author="Nhóm dự án" w:date="2026-10-02T09:00:00Z"/>
        </w:trPr>
        <w:tc>
          <w:tcPr>
            <w:tcW w:w="339" w:type="pct"/>
            <w:tcMar>
              <w:top w:w="80" w:type="dxa"/>
              <w:left w:w="120" w:type="dxa"/>
              <w:bottom w:w="80" w:type="dxa"/>
              <w:right w:w="120" w:type="dxa"/>
            </w:tcMar>
          </w:tcPr>
          <w:p>
            <w:pPr>
              <w:pStyle w:val="BodytextTable"/>
            </w:pPr>
            <w:ins w:id="20505" w:author="Nhóm dự án" w:date="2026-10-02T09:00:00Z">
              <w:r>
                <w:t xml:space="preserve">7</w:t>
              </w:r>
            </w:ins>
          </w:p>
        </w:tc>
        <w:tc>
          <w:tcPr>
            <w:tcW w:w="1858" w:type="pct"/>
            <w:tcMar>
              <w:top w:w="80" w:type="dxa"/>
              <w:left w:w="120" w:type="dxa"/>
              <w:bottom w:w="80" w:type="dxa"/>
              <w:right w:w="120" w:type="dxa"/>
            </w:tcMar>
          </w:tcPr>
          <w:p>
            <w:pPr>
              <w:pStyle w:val="BodytextTable"/>
            </w:pPr>
            <w:ins w:id="20506" w:author="Nhóm dự án" w:date="2026-10-02T09:00:00Z">
              <w:r>
                <w:t xml:space="preserve">Phân hệ An ninh, Môi trường (tổ An ninh, tổ Môi trường)</w:t>
              </w:r>
            </w:ins>
          </w:p>
        </w:tc>
        <w:tc>
          <w:tcPr>
            <w:tcW w:w="1205" w:type="pct"/>
          </w:tcPr>
          <w:p>
            <w:pPr>
              <w:pStyle w:val="BodytextTable"/>
            </w:pPr>
            <w:ins w:id="20507" w:author="Nhóm dự án" w:date="2026-10-02T09:00:00Z">
              <w:r>
                <w:rPr>
                  <w:highlight w:val="green"/>
                </w:rPr>
                <w:t xml:space="preserve">15/06 – 26/06/2026</w:t>
              </w:r>
            </w:ins>
          </w:p>
        </w:tc>
        <w:tc>
          <w:tcPr>
            <w:tcW w:w="1598" w:type="pct"/>
            <w:tcMar>
              <w:top w:w="80" w:type="dxa"/>
              <w:left w:w="120" w:type="dxa"/>
              <w:bottom w:w="80" w:type="dxa"/>
              <w:right w:w="120" w:type="dxa"/>
            </w:tcMar>
          </w:tcPr>
          <w:p>
            <w:pPr>
              <w:pStyle w:val="BodytextTable"/>
            </w:pPr>
            <w:ins w:id="20508" w:author="Nhóm dự án" w:date="2026-10-02T09:00:00Z">
              <w:r>
                <w:t xml:space="preserve">Lê Minh Trí, Nguyễn Tiến Phát</w:t>
              </w:r>
            </w:ins>
          </w:p>
        </w:tc>
      </w:tr>
      <w:tr w:rsidR="00AC364C" w:rsidTr="00134C0C">
        <w:trPr>
          <w:ins w:id="20509" w:author="Nhóm dự án" w:date="2026-10-02T09:00:00Z"/>
        </w:trPr>
        <w:tc>
          <w:tcPr>
            <w:tcW w:w="339" w:type="pct"/>
            <w:tcMar>
              <w:top w:w="80" w:type="dxa"/>
              <w:left w:w="120" w:type="dxa"/>
              <w:bottom w:w="80" w:type="dxa"/>
              <w:right w:w="120" w:type="dxa"/>
            </w:tcMar>
          </w:tcPr>
          <w:p>
            <w:pPr>
              <w:pStyle w:val="BodytextTable"/>
            </w:pPr>
            <w:ins w:id="20510" w:author="Nhóm dự án" w:date="2026-10-02T09:00:00Z">
              <w:r>
                <w:t xml:space="preserve">8</w:t>
              </w:r>
            </w:ins>
          </w:p>
        </w:tc>
        <w:tc>
          <w:tcPr>
            <w:tcW w:w="1858" w:type="pct"/>
            <w:tcMar>
              <w:top w:w="80" w:type="dxa"/>
              <w:left w:w="120" w:type="dxa"/>
              <w:bottom w:w="80" w:type="dxa"/>
              <w:right w:w="120" w:type="dxa"/>
            </w:tcMar>
          </w:tcPr>
          <w:p>
            <w:pPr>
              <w:pStyle w:val="BodytextTable"/>
            </w:pPr>
            <w:ins w:id="20511" w:author="Nhóm dự án" w:date="2026-10-02T09:00:00Z">
              <w:r>
                <w:t xml:space="preserve">Quản trị hệ thống, sao lưu – phục hồi dữ liệu, sửa lỗi cơ bản (nhóm nòng cốt)</w:t>
              </w:r>
            </w:ins>
          </w:p>
        </w:tc>
        <w:tc>
          <w:tcPr>
            <w:tcW w:w="1205" w:type="pct"/>
          </w:tcPr>
          <w:p>
            <w:pPr>
              <w:pStyle w:val="BodytextTable"/>
            </w:pPr>
            <w:ins w:id="20512" w:author="Nhóm dự án" w:date="2026-10-02T09:00:00Z">
              <w:r>
                <w:rPr>
                  <w:highlight w:val="green"/>
                </w:rPr>
                <w:t xml:space="preserve">22/06 – 30/06/2026</w:t>
              </w:r>
            </w:ins>
          </w:p>
        </w:tc>
        <w:tc>
          <w:tcPr>
            <w:tcW w:w="1598" w:type="pct"/>
            <w:tcMar>
              <w:top w:w="80" w:type="dxa"/>
              <w:left w:w="120" w:type="dxa"/>
              <w:bottom w:w="80" w:type="dxa"/>
              <w:right w:w="120" w:type="dxa"/>
            </w:tcMar>
          </w:tcPr>
          <w:p>
            <w:pPr>
              <w:pStyle w:val="BodytextTable"/>
            </w:pPr>
            <w:ins w:id="20513" w:author="Nhóm dự án" w:date="2026-10-02T09:00:00Z">
              <w:r>
                <w:t xml:space="preserve">Lê Minh Trí</w:t>
              </w:r>
            </w:ins>
          </w:p>
        </w:tc>
      </w:tr>
    </w:tbl>
    <w:p w14:paraId="58EFBDC2" w14:textId="77777777" w:rsidR="00113F4C" w:rsidRDefault="00113F4C" w:rsidP="00113F4C">
      <w:pPr>
        <w:pStyle w:val="Heading2"/>
      </w:pPr>
      <w:commentRangeStart w:id="395"/>
      <w:commentRangeStart w:id="522"/>
      <w:r>
        <w:t xml:space="preserve">5.6 </w:t>
      </w:r>
      <w:commentRangeEnd w:id="522"/>
      <w:commentRangeEnd w:id="395"/>
      <w:r>
        <w:rPr>
          <w:rStyle w:val="CommentReference"/>
          <w:sz w:val="24"/>
          <w:szCs w:val="24"/>
        </w:rPr>
        <w:commentReference w:id="395"/>
      </w:r>
      <w:r>
        <w:rPr>
          <w:rStyle w:val="CommentReference"/>
        </w:rPr>
        <w:commentReference w:id="522"/>
      </w:r>
      <w:del w:id="20514" w:author="Nhóm dự án" w:date="2026-10-02T09:00:00Z">
        <w:r>
          <w:delText xml:space="preserve">Dự báo các khó khăn</w:delText>
        </w:r>
      </w:del>
      <w:ins w:id="20515" w:author="Nhóm dự án" w:date="2026-10-02T09:00:00Z">
        <w:r>
          <w:t xml:space="preserve">Dự báo khó khăn, rủi ro và biện pháp khắc phục</w:t>
        </w:r>
      </w:ins>
    </w:p>
    <w:p w14:paraId="004FA1D5" w14:textId="77777777" w:rsidR="00113F4C" w:rsidRPr="00113F4C" w:rsidRDefault="00113F4C" w:rsidP="00113F4C">
      <w:pPr>
        <w:pStyle w:val="Listbullet-"/>
        <w:rPr>
          <w:del w:id="20517" w:author="Nhóm dự án" w:date="2026-10-02T09:00:00Z"/>
        </w:rPr>
      </w:pPr>
      <w:del w:id="20516" w:author="Nhóm dự án" w:date="2026-10-02T09:00:00Z">
        <w:r>
          <w:delText xml:space="preserve">Sự thay đổi thói quen của người dùng: việc chuyển từ quy trình thủ công sang số hóa có thể gặp phản kháng ban đầu. Giải pháp: tổ chức đào tạo trực tiếp, thiết kế giao diện trực quan và triển khai theo từng tổ để rút kinh nghiệm;</w:delText>
        </w:r>
      </w:del>
    </w:p>
    <w:p w14:paraId="0A002081" w14:textId="77777777" w:rsidR="00113F4C" w:rsidRPr="00113F4C" w:rsidRDefault="00113F4C" w:rsidP="00113F4C">
      <w:pPr>
        <w:pStyle w:val="Listbullet-"/>
        <w:rPr>
          <w:del w:id="20519" w:author="Nhóm dự án" w:date="2026-10-02T09:00:00Z"/>
        </w:rPr>
      </w:pPr>
      <w:del w:id="20518" w:author="Nhóm dự án" w:date="2026-10-02T09:00:00Z">
        <w:r>
          <w:delText xml:space="preserve">Quy trình số hóa chưa phù hợp thực tế vận hành: một số bước nghiệp vụ thực tế tại các tổ có thể khác với quy trình đã thiết kế, gây mâu thuẫn khi áp dụng. Giải pháp: khảo sát kỹ từng tổ trong Giai đoạn 1, tổ chức chạy song song (giấy + hệ thống) trong 2–4 tuần đầu để rà soát và điều chỉnh trước khi chuyển hoàn toàn;</w:delText>
        </w:r>
      </w:del>
    </w:p>
    <w:p w14:paraId="41EBAA37" w14:textId="77777777" w:rsidR="00113F4C" w:rsidRPr="00113F4C" w:rsidRDefault="00113F4C" w:rsidP="00113F4C">
      <w:pPr>
        <w:pStyle w:val="Listbullet-"/>
        <w:rPr>
          <w:del w:id="20525" w:author="Nhóm dự án" w:date="2026-10-02T09:00:00Z"/>
        </w:rPr>
      </w:pPr>
      <w:del w:id="20520" w:author="Nhóm dự án" w:date="2026-10-02T09:00:00Z">
        <w:r>
          <w:delText xml:space="preserve">Không đạt mục tiêu tiến độ triển khai theo giai đoạn: rủi ro trễ do phát sinh yêu cầu thêm hoặc nguồn lực nội bộ bị phân tán. Giải pháp: cố định </w:delText>
        </w:r>
      </w:del>
      <w:commentRangeStart w:id="396"/>
      <w:commentRangeStart w:id="523"/>
      <w:del w:id="20521" w:author="Nhóm dự án" w:date="2026-10-02T09:00:00Z">
        <w:r>
          <w:delText xml:space="preserve">scope </w:delText>
        </w:r>
      </w:del>
      <w:commentRangeEnd w:id="523"/>
      <w:commentRangeEnd w:id="396"/>
      <w:r>
        <w:rPr>
          <w:rStyle w:val="CommentReference"/>
          <w:sz w:val="24"/>
          <w:szCs w:val="24"/>
        </w:rPr>
        <w:commentReference w:id="396"/>
      </w:r>
      <w:r>
        <w:rPr>
          <w:rStyle w:val="CommentReference"/>
        </w:rPr>
        <w:commentReference w:id="523"/>
      </w:r>
      <w:del w:id="20522" w:author="Nhóm dự án" w:date="2026-10-02T09:00:00Z">
        <w:r>
          <w:delText xml:space="preserve">từng giai đoạn, yêu cầu thêm đưa vào backlog giai đoạn tiếp theo, họp </w:delText>
        </w:r>
      </w:del>
      <w:commentRangeStart w:id="397"/>
      <w:commentRangeStart w:id="524"/>
      <w:del w:id="20523" w:author="Nhóm dự án" w:date="2026-10-02T09:00:00Z">
        <w:r>
          <w:delText xml:space="preserve">review </w:delText>
        </w:r>
      </w:del>
      <w:commentRangeEnd w:id="524"/>
      <w:commentRangeEnd w:id="397"/>
      <w:r>
        <w:rPr>
          <w:rStyle w:val="CommentReference"/>
          <w:sz w:val="24"/>
          <w:szCs w:val="24"/>
        </w:rPr>
        <w:commentReference w:id="397"/>
      </w:r>
      <w:r>
        <w:rPr>
          <w:rStyle w:val="CommentReference"/>
        </w:rPr>
        <w:commentReference w:id="524"/>
      </w:r>
      <w:del w:id="20524" w:author="Nhóm dự án" w:date="2026-10-02T09:00:00Z">
        <w:r>
          <w:delText>tiến độ hằng tuần;</w:delText>
        </w:r>
      </w:del>
    </w:p>
    <w:p w14:paraId="08EDCE6D" w14:textId="77777777" w:rsidR="00113F4C" w:rsidRPr="00113F4C" w:rsidRDefault="00113F4C" w:rsidP="00113F4C">
      <w:pPr>
        <w:pStyle w:val="Listbullet-"/>
        <w:rPr>
          <w:del w:id="20527" w:author="Nhóm dự án" w:date="2026-10-02T09:00:00Z"/>
        </w:rPr>
      </w:pPr>
      <w:del w:id="20526" w:author="Nhóm dự án" w:date="2026-10-02T09:00:00Z">
        <w:r>
          <w:delText>Sự ủng hộ của lãnh đạo các tổ: cần truyền thông đầy đủ về lợi ích của hệ thống đối với công việc hằng ngày của các tổ vận hành: không phải công cụ giám sát mà là công cụ hỗ trợ;</w:delText>
        </w:r>
      </w:del>
    </w:p>
    <w:p w14:paraId="2614D69C" w14:textId="77777777" w:rsidR="00113F4C" w:rsidRPr="00113F4C" w:rsidRDefault="00113F4C" w:rsidP="00113F4C">
      <w:pPr>
        <w:pStyle w:val="Listbullet-"/>
        <w:rPr>
          <w:del w:id="20531" w:author="Nhóm dự án" w:date="2026-10-02T09:00:00Z"/>
        </w:rPr>
      </w:pPr>
      <w:del w:id="20528" w:author="Nhóm dự án" w:date="2026-10-02T09:00:00Z">
        <w:r>
          <w:delText xml:space="preserve">Bảo mật và sao lưu dữ liệu: cần thiết lập quy trình </w:delText>
        </w:r>
      </w:del>
      <w:commentRangeStart w:id="398"/>
      <w:commentRangeStart w:id="525"/>
      <w:del w:id="20529" w:author="Nhóm dự án" w:date="2026-10-02T09:00:00Z">
        <w:r>
          <w:delText>backup database</w:delText>
        </w:r>
      </w:del>
      <w:commentRangeEnd w:id="525"/>
      <w:commentRangeEnd w:id="398"/>
      <w:r>
        <w:rPr>
          <w:rStyle w:val="CommentReference"/>
          <w:sz w:val="24"/>
          <w:szCs w:val="24"/>
        </w:rPr>
        <w:commentReference w:id="398"/>
      </w:r>
      <w:r>
        <w:rPr>
          <w:rStyle w:val="CommentReference"/>
        </w:rPr>
        <w:commentReference w:id="525"/>
      </w:r>
      <w:del w:id="20530" w:author="Nhóm dự án" w:date="2026-10-02T09:00:00Z">
        <w:r>
          <w:delText xml:space="preserve"> và MinIO định kỳ, kiểm tra phục hồi (disaster recovery) ít nhất 6 tháng/lần;</w:delText>
        </w:r>
      </w:del>
    </w:p>
    <w:p w14:paraId="0879DC31" w14:textId="77777777" w:rsidR="00113F4C" w:rsidRPr="00113F4C" w:rsidRDefault="00113F4C" w:rsidP="00113F4C">
      <w:pPr>
        <w:pStyle w:val="Listbullet-"/>
        <w:rPr>
          <w:del w:id="20535" w:author="Nhóm dự án" w:date="2026-10-02T09:00:00Z"/>
        </w:rPr>
      </w:pPr>
      <w:del w:id="20532" w:author="Nhóm dự án" w:date="2026-10-02T09:00:00Z">
        <w:r>
          <w:delText xml:space="preserve">Phụ thuộc nhân sự phụ trách phát triển: rủi ro nếu chỉ có một người nắm toàn bộ kiến trúc hệ thống. Giải pháp: tài liệu hóa đầy đủ (README, PROJECT_STRUCTURE, CHANGELOG) và mã nguồn được quản lý qua git, đảm bảo tính kế thừa. </w:delText>
        </w:r>
      </w:del>
      <w:commentRangeStart w:id="399"/>
      <w:commentRangeStart w:id="526"/>
      <w:del w:id="20533" w:author="Nhóm dự án" w:date="2026-10-02T09:00:00Z">
        <w:r>
          <w:delText xml:space="preserve">Training core team </w:delText>
        </w:r>
      </w:del>
      <w:commentRangeEnd w:id="526"/>
      <w:commentRangeEnd w:id="399"/>
      <w:r>
        <w:rPr>
          <w:rStyle w:val="CommentReference"/>
          <w:sz w:val="24"/>
          <w:szCs w:val="24"/>
        </w:rPr>
        <w:commentReference w:id="399"/>
      </w:r>
      <w:r>
        <w:rPr>
          <w:rStyle w:val="CommentReference"/>
        </w:rPr>
        <w:commentReference w:id="526"/>
      </w:r>
      <w:del w:id="20534" w:author="Nhóm dự án" w:date="2026-10-02T09:00:00Z">
        <w:r>
          <w:delText>để thực hiện fix bug, fix code phù hợp nếu có chuyển giao nhân sự.</w:delText>
        </w:r>
      </w:del>
    </w:p>
    <w:p w14:paraId="4600FC26" w14:textId="77777777" w:rsidR="00113F4C" w:rsidRDefault="00113F4C" w:rsidP="00113F4C">
      <w:pPr>
        <w:pStyle w:val="Heading2"/>
        <w:rPr>
          <w:del w:id="20537" w:author="Nhóm dự án" w:date="2026-10-02T09:00:00Z"/>
        </w:rPr>
      </w:pPr>
      <w:del w:id="20536" w:author="Nhóm dự án" w:date="2026-10-02T09:00:00Z">
        <w:r>
          <w:delText>5.7 Đánh giá rủi ro (Risk Assessment)</w:delText>
        </w:r>
      </w:del>
    </w:p>
    <w:p w14:paraId="2ED6080F" w14:textId="77777777" w:rsidR="00113F4C" w:rsidRDefault="00113F4C" w:rsidP="00113F4C">
      <w:pPr>
        <w:pStyle w:val="Bodytext"/>
      </w:pPr>
      <w:del w:id="20538" w:author="Nhóm dự án" w:date="2026-10-02T09:00:00Z">
        <w:r>
          <w:delText>Bảng dưới đây tổng hợp các rủi ro chính của đề án, mức độ khả năng/tác động và biện pháp giảm thiểu tương ứng:</w:delText>
        </w:r>
      </w:del>
      <w:ins w:id="20539" w:author="Nhóm dự án" w:date="2026-10-02T09:00:00Z">
        <w:r>
          <w:t xml:space="preserve">Bảng dưới đây tổng hợp các khó khăn, rủi ro dự báo, mức độ khả năng xảy ra, mức độ tác động, biện pháp khắc phục và người phụ trách:</w:t>
        </w:r>
      </w:ins>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47"/>
        <w:gridCol w:w="1680"/>
        <w:gridCol w:w="1680"/>
        <w:gridCol w:w="4488"/>
      </w:tblGrid>
      <w:tr w:rsidR="00113F4C" w14:paraId="732E32D4" w14:textId="77777777" w:rsidTr="00767271">
        <w:trPr>
          <w:tblHeader/>
          <w:del w:id="20544" w:author="Nhóm dự án" w:date="2026-10-02T09:00:00Z"/>
        </w:trPr>
        <w:tc>
          <w:tcPr>
            <w:tcW w:w="1151" w:type="pct"/>
            <w:shd w:val="clear" w:color="auto" w:fill="D5E8F0"/>
            <w:tcMar>
              <w:top w:w="80" w:type="dxa"/>
              <w:left w:w="120" w:type="dxa"/>
              <w:bottom w:w="80" w:type="dxa"/>
              <w:right w:w="120" w:type="dxa"/>
            </w:tcMar>
          </w:tcPr>
          <w:p w14:paraId="3D3B3E11" w14:textId="77777777" w:rsidR="00113F4C" w:rsidRDefault="00113F4C" w:rsidP="003979C7">
            <w:pPr>
              <w:pStyle w:val="Titlecolumnoftable"/>
            </w:pPr>
            <w:del w:id="20540" w:author="Nhóm dự án" w:date="2026-10-02T09:00:00Z">
              <w:r>
                <w:lastRenderedPageBreak/>
                <w:delText>Rủi ro</w:delText>
              </w:r>
            </w:del>
          </w:p>
        </w:tc>
        <w:tc>
          <w:tcPr>
            <w:tcW w:w="824" w:type="pct"/>
            <w:shd w:val="clear" w:color="auto" w:fill="D5E8F0"/>
            <w:tcMar>
              <w:top w:w="80" w:type="dxa"/>
              <w:left w:w="120" w:type="dxa"/>
              <w:bottom w:w="80" w:type="dxa"/>
              <w:right w:w="120" w:type="dxa"/>
            </w:tcMar>
          </w:tcPr>
          <w:p w14:paraId="24C8F023" w14:textId="77777777" w:rsidR="00113F4C" w:rsidRDefault="00113F4C" w:rsidP="003979C7">
            <w:pPr>
              <w:pStyle w:val="Titlecolumnoftable"/>
            </w:pPr>
            <w:del w:id="20541" w:author="Nhóm dự án" w:date="2026-10-02T09:00:00Z">
              <w:r>
                <w:delText>Khả năng</w:delText>
              </w:r>
            </w:del>
          </w:p>
        </w:tc>
        <w:tc>
          <w:tcPr>
            <w:tcW w:w="824" w:type="pct"/>
            <w:shd w:val="clear" w:color="auto" w:fill="D5E8F0"/>
            <w:tcMar>
              <w:top w:w="80" w:type="dxa"/>
              <w:left w:w="120" w:type="dxa"/>
              <w:bottom w:w="80" w:type="dxa"/>
              <w:right w:w="120" w:type="dxa"/>
            </w:tcMar>
          </w:tcPr>
          <w:p w14:paraId="4BB14003" w14:textId="77777777" w:rsidR="00113F4C" w:rsidRDefault="00113F4C" w:rsidP="003979C7">
            <w:pPr>
              <w:pStyle w:val="Titlecolumnoftable"/>
            </w:pPr>
            <w:del w:id="20542" w:author="Nhóm dự án" w:date="2026-10-02T09:00:00Z">
              <w:r>
                <w:delText>Tác động</w:delText>
              </w:r>
            </w:del>
          </w:p>
        </w:tc>
        <w:tc>
          <w:tcPr>
            <w:tcW w:w="2201" w:type="pct"/>
            <w:shd w:val="clear" w:color="auto" w:fill="D5E8F0"/>
            <w:tcMar>
              <w:top w:w="80" w:type="dxa"/>
              <w:left w:w="120" w:type="dxa"/>
              <w:bottom w:w="80" w:type="dxa"/>
              <w:right w:w="120" w:type="dxa"/>
            </w:tcMar>
          </w:tcPr>
          <w:p w14:paraId="69F19000" w14:textId="77777777" w:rsidR="00113F4C" w:rsidRDefault="00113F4C" w:rsidP="003979C7">
            <w:pPr>
              <w:pStyle w:val="Titlecolumnoftable"/>
            </w:pPr>
            <w:del w:id="20543" w:author="Nhóm dự án" w:date="2026-10-02T09:00:00Z">
              <w:r>
                <w:delText>Biện pháp giảm thiểu</w:delText>
              </w:r>
            </w:del>
          </w:p>
        </w:tc>
      </w:tr>
      <w:tr w:rsidR="00113F4C" w14:paraId="638251F7" w14:textId="77777777" w:rsidTr="00767271">
        <w:trPr>
          <w:del w:id="20549" w:author="Nhóm dự án" w:date="2026-10-02T09:00:00Z"/>
        </w:trPr>
        <w:tc>
          <w:tcPr>
            <w:tcW w:w="1151" w:type="pct"/>
            <w:tcMar>
              <w:top w:w="80" w:type="dxa"/>
              <w:left w:w="120" w:type="dxa"/>
              <w:bottom w:w="80" w:type="dxa"/>
              <w:right w:w="120" w:type="dxa"/>
            </w:tcMar>
          </w:tcPr>
          <w:p w14:paraId="4E60DF42" w14:textId="77777777" w:rsidR="00113F4C" w:rsidRDefault="00113F4C" w:rsidP="003979C7">
            <w:pPr>
              <w:pStyle w:val="BodytextTable"/>
            </w:pPr>
            <w:del w:id="20545" w:author="Nhóm dự án" w:date="2026-10-02T09:00:00Z">
              <w:r>
                <w:delText>Người dùng phản kháng/chậm tiếp nhận hệ thống mới</w:delText>
              </w:r>
            </w:del>
          </w:p>
        </w:tc>
        <w:tc>
          <w:tcPr>
            <w:tcW w:w="824" w:type="pct"/>
            <w:tcMar>
              <w:top w:w="80" w:type="dxa"/>
              <w:left w:w="120" w:type="dxa"/>
              <w:bottom w:w="80" w:type="dxa"/>
              <w:right w:w="120" w:type="dxa"/>
            </w:tcMar>
          </w:tcPr>
          <w:p w14:paraId="7561C4B5" w14:textId="77777777" w:rsidR="00113F4C" w:rsidRDefault="00113F4C" w:rsidP="003979C7">
            <w:pPr>
              <w:pStyle w:val="BodytextTable"/>
            </w:pPr>
            <w:del w:id="20546" w:author="Nhóm dự án" w:date="2026-10-02T09:00:00Z">
              <w:r>
                <w:delText>Trung bình</w:delText>
              </w:r>
            </w:del>
          </w:p>
        </w:tc>
        <w:tc>
          <w:tcPr>
            <w:tcW w:w="824" w:type="pct"/>
            <w:tcMar>
              <w:top w:w="80" w:type="dxa"/>
              <w:left w:w="120" w:type="dxa"/>
              <w:bottom w:w="80" w:type="dxa"/>
              <w:right w:w="120" w:type="dxa"/>
            </w:tcMar>
          </w:tcPr>
          <w:p w14:paraId="42C45CDF" w14:textId="77777777" w:rsidR="00113F4C" w:rsidRDefault="00113F4C" w:rsidP="003979C7">
            <w:pPr>
              <w:pStyle w:val="BodytextTable"/>
            </w:pPr>
            <w:del w:id="20547" w:author="Nhóm dự án" w:date="2026-10-02T09:00:00Z">
              <w:r>
                <w:delText>Trung bình</w:delText>
              </w:r>
            </w:del>
          </w:p>
        </w:tc>
        <w:tc>
          <w:tcPr>
            <w:tcW w:w="2201" w:type="pct"/>
            <w:tcMar>
              <w:top w:w="80" w:type="dxa"/>
              <w:left w:w="120" w:type="dxa"/>
              <w:bottom w:w="80" w:type="dxa"/>
              <w:right w:w="120" w:type="dxa"/>
            </w:tcMar>
          </w:tcPr>
          <w:p w14:paraId="022BC071" w14:textId="77777777" w:rsidR="00113F4C" w:rsidRDefault="00113F4C" w:rsidP="003979C7">
            <w:pPr>
              <w:pStyle w:val="BodytextTable"/>
            </w:pPr>
            <w:del w:id="20548" w:author="Nhóm dự án" w:date="2026-10-02T09:00:00Z">
              <w:r>
                <w:delText>Đào tạo trực tiếp theo từng tổ, giao diện trực quan, chạy song song 2–4 tuần đầu, triển khai thí điểm từng phòng trước khi nhân rộng (mục 5.7).</w:delText>
              </w:r>
            </w:del>
          </w:p>
        </w:tc>
      </w:tr>
      <w:tr w:rsidR="00113F4C" w14:paraId="706ABBE9" w14:textId="77777777" w:rsidTr="00767271">
        <w:trPr>
          <w:del w:id="20554" w:author="Nhóm dự án" w:date="2026-10-02T09:00:00Z"/>
        </w:trPr>
        <w:tc>
          <w:tcPr>
            <w:tcW w:w="1151" w:type="pct"/>
            <w:tcMar>
              <w:top w:w="80" w:type="dxa"/>
              <w:left w:w="120" w:type="dxa"/>
              <w:bottom w:w="80" w:type="dxa"/>
              <w:right w:w="120" w:type="dxa"/>
            </w:tcMar>
          </w:tcPr>
          <w:p w14:paraId="198F634D" w14:textId="77777777" w:rsidR="00113F4C" w:rsidRDefault="00113F4C" w:rsidP="003979C7">
            <w:pPr>
              <w:pStyle w:val="BodytextTable"/>
            </w:pPr>
            <w:del w:id="20550" w:author="Nhóm dự án" w:date="2026-10-02T09:00:00Z">
              <w:r>
                <w:delText>Quy trình số hóa không khớp thực tế vận hành</w:delText>
              </w:r>
            </w:del>
          </w:p>
        </w:tc>
        <w:tc>
          <w:tcPr>
            <w:tcW w:w="824" w:type="pct"/>
            <w:tcMar>
              <w:top w:w="80" w:type="dxa"/>
              <w:left w:w="120" w:type="dxa"/>
              <w:bottom w:w="80" w:type="dxa"/>
              <w:right w:w="120" w:type="dxa"/>
            </w:tcMar>
          </w:tcPr>
          <w:p w14:paraId="2CE1410A" w14:textId="77777777" w:rsidR="00113F4C" w:rsidRDefault="00113F4C" w:rsidP="003979C7">
            <w:pPr>
              <w:pStyle w:val="BodytextTable"/>
            </w:pPr>
            <w:del w:id="20551" w:author="Nhóm dự án" w:date="2026-10-02T09:00:00Z">
              <w:r>
                <w:delText>Trung bình</w:delText>
              </w:r>
            </w:del>
          </w:p>
        </w:tc>
        <w:tc>
          <w:tcPr>
            <w:tcW w:w="824" w:type="pct"/>
            <w:tcMar>
              <w:top w:w="80" w:type="dxa"/>
              <w:left w:w="120" w:type="dxa"/>
              <w:bottom w:w="80" w:type="dxa"/>
              <w:right w:w="120" w:type="dxa"/>
            </w:tcMar>
          </w:tcPr>
          <w:p w14:paraId="5888DBB9" w14:textId="77777777" w:rsidR="00113F4C" w:rsidRDefault="00113F4C" w:rsidP="003979C7">
            <w:pPr>
              <w:pStyle w:val="BodytextTable"/>
            </w:pPr>
            <w:del w:id="20552" w:author="Nhóm dự án" w:date="2026-10-02T09:00:00Z">
              <w:r>
                <w:delText>Cao</w:delText>
              </w:r>
            </w:del>
          </w:p>
        </w:tc>
        <w:tc>
          <w:tcPr>
            <w:tcW w:w="2201" w:type="pct"/>
            <w:tcMar>
              <w:top w:w="80" w:type="dxa"/>
              <w:left w:w="120" w:type="dxa"/>
              <w:bottom w:w="80" w:type="dxa"/>
              <w:right w:w="120" w:type="dxa"/>
            </w:tcMar>
          </w:tcPr>
          <w:p w14:paraId="15621FCD" w14:textId="77777777" w:rsidR="00113F4C" w:rsidRDefault="00113F4C" w:rsidP="003979C7">
            <w:pPr>
              <w:pStyle w:val="BodytextTable"/>
            </w:pPr>
            <w:del w:id="20553" w:author="Nhóm dự án" w:date="2026-10-02T09:00:00Z">
              <w:r>
                <w:delText>Khảo sát kỹ trong Giai đoạn 1, điều chỉnh linh hoạt, chạy song song trước khi chuyển hoàn toàn (mục 5.7).</w:delText>
              </w:r>
            </w:del>
          </w:p>
        </w:tc>
      </w:tr>
      <w:tr w:rsidR="00113F4C" w14:paraId="552BE6FC" w14:textId="77777777" w:rsidTr="00767271">
        <w:trPr>
          <w:del w:id="20559" w:author="Nhóm dự án" w:date="2026-10-02T09:00:00Z"/>
        </w:trPr>
        <w:tc>
          <w:tcPr>
            <w:tcW w:w="1151" w:type="pct"/>
            <w:tcMar>
              <w:top w:w="80" w:type="dxa"/>
              <w:left w:w="120" w:type="dxa"/>
              <w:bottom w:w="80" w:type="dxa"/>
              <w:right w:w="120" w:type="dxa"/>
            </w:tcMar>
          </w:tcPr>
          <w:p w14:paraId="49B7BB93" w14:textId="77777777" w:rsidR="00113F4C" w:rsidRDefault="00113F4C" w:rsidP="003979C7">
            <w:pPr>
              <w:pStyle w:val="BodytextTable"/>
            </w:pPr>
            <w:del w:id="20555" w:author="Nhóm dự án" w:date="2026-10-02T09:00:00Z">
              <w:r>
                <w:delText>Trễ tiến độ triển khai theo giai đoạn</w:delText>
              </w:r>
            </w:del>
          </w:p>
        </w:tc>
        <w:tc>
          <w:tcPr>
            <w:tcW w:w="824" w:type="pct"/>
            <w:tcMar>
              <w:top w:w="80" w:type="dxa"/>
              <w:left w:w="120" w:type="dxa"/>
              <w:bottom w:w="80" w:type="dxa"/>
              <w:right w:w="120" w:type="dxa"/>
            </w:tcMar>
          </w:tcPr>
          <w:p w14:paraId="28A3DFD4" w14:textId="77777777" w:rsidR="00113F4C" w:rsidRDefault="00113F4C" w:rsidP="003979C7">
            <w:pPr>
              <w:pStyle w:val="BodytextTable"/>
            </w:pPr>
            <w:del w:id="20556" w:author="Nhóm dự án" w:date="2026-10-02T09:00:00Z">
              <w:r>
                <w:delText>Trung bình</w:delText>
              </w:r>
            </w:del>
          </w:p>
        </w:tc>
        <w:tc>
          <w:tcPr>
            <w:tcW w:w="824" w:type="pct"/>
            <w:tcMar>
              <w:top w:w="80" w:type="dxa"/>
              <w:left w:w="120" w:type="dxa"/>
              <w:bottom w:w="80" w:type="dxa"/>
              <w:right w:w="120" w:type="dxa"/>
            </w:tcMar>
          </w:tcPr>
          <w:p w14:paraId="31CE914C" w14:textId="77777777" w:rsidR="00113F4C" w:rsidRDefault="00113F4C" w:rsidP="003979C7">
            <w:pPr>
              <w:pStyle w:val="BodytextTable"/>
            </w:pPr>
            <w:del w:id="20557" w:author="Nhóm dự án" w:date="2026-10-02T09:00:00Z">
              <w:r>
                <w:delText>Trung bình</w:delText>
              </w:r>
            </w:del>
          </w:p>
        </w:tc>
        <w:tc>
          <w:tcPr>
            <w:tcW w:w="2201" w:type="pct"/>
            <w:tcMar>
              <w:top w:w="80" w:type="dxa"/>
              <w:left w:w="120" w:type="dxa"/>
              <w:bottom w:w="80" w:type="dxa"/>
              <w:right w:w="120" w:type="dxa"/>
            </w:tcMar>
          </w:tcPr>
          <w:p w14:paraId="5CA8DCCF" w14:textId="77777777" w:rsidR="00113F4C" w:rsidRDefault="00113F4C" w:rsidP="003979C7">
            <w:pPr>
              <w:pStyle w:val="BodytextTable"/>
            </w:pPr>
            <w:del w:id="20558" w:author="Nhóm dự án" w:date="2026-10-02T09:00:00Z">
              <w:r>
                <w:delText>Cố định scope từng giai đoạn, backlog cho yêu cầu thêm, họp review tiến độ hằng tuần (mục 5.7).</w:delText>
              </w:r>
            </w:del>
          </w:p>
        </w:tc>
      </w:tr>
      <w:tr w:rsidR="00113F4C" w14:paraId="67CDC15D" w14:textId="77777777" w:rsidTr="00767271">
        <w:trPr>
          <w:del w:id="20564" w:author="Nhóm dự án" w:date="2026-10-02T09:00:00Z"/>
        </w:trPr>
        <w:tc>
          <w:tcPr>
            <w:tcW w:w="1151" w:type="pct"/>
            <w:tcMar>
              <w:top w:w="80" w:type="dxa"/>
              <w:left w:w="120" w:type="dxa"/>
              <w:bottom w:w="80" w:type="dxa"/>
              <w:right w:w="120" w:type="dxa"/>
            </w:tcMar>
          </w:tcPr>
          <w:p w14:paraId="10494012" w14:textId="77777777" w:rsidR="00113F4C" w:rsidRDefault="00113F4C" w:rsidP="003979C7">
            <w:pPr>
              <w:pStyle w:val="BodytextTable"/>
            </w:pPr>
            <w:del w:id="20560" w:author="Nhóm dự án" w:date="2026-10-02T09:00:00Z">
              <w:r>
                <w:delText>Phụ thuộc nhân sự phát triển nội bộ (key person risk)</w:delText>
              </w:r>
            </w:del>
          </w:p>
        </w:tc>
        <w:tc>
          <w:tcPr>
            <w:tcW w:w="824" w:type="pct"/>
            <w:tcMar>
              <w:top w:w="80" w:type="dxa"/>
              <w:left w:w="120" w:type="dxa"/>
              <w:bottom w:w="80" w:type="dxa"/>
              <w:right w:w="120" w:type="dxa"/>
            </w:tcMar>
          </w:tcPr>
          <w:p w14:paraId="652BA2F1" w14:textId="77777777" w:rsidR="00113F4C" w:rsidRDefault="00113F4C" w:rsidP="003979C7">
            <w:pPr>
              <w:pStyle w:val="BodytextTable"/>
            </w:pPr>
            <w:del w:id="20561" w:author="Nhóm dự án" w:date="2026-10-02T09:00:00Z">
              <w:r>
                <w:delText>Trung bình</w:delText>
              </w:r>
            </w:del>
          </w:p>
        </w:tc>
        <w:tc>
          <w:tcPr>
            <w:tcW w:w="824" w:type="pct"/>
            <w:tcMar>
              <w:top w:w="80" w:type="dxa"/>
              <w:left w:w="120" w:type="dxa"/>
              <w:bottom w:w="80" w:type="dxa"/>
              <w:right w:w="120" w:type="dxa"/>
            </w:tcMar>
          </w:tcPr>
          <w:p w14:paraId="5616DE6D" w14:textId="77777777" w:rsidR="00113F4C" w:rsidRDefault="00113F4C" w:rsidP="003979C7">
            <w:pPr>
              <w:pStyle w:val="BodytextTable"/>
            </w:pPr>
            <w:del w:id="20562" w:author="Nhóm dự án" w:date="2026-10-02T09:00:00Z">
              <w:r>
                <w:delText>Cao</w:delText>
              </w:r>
            </w:del>
          </w:p>
        </w:tc>
        <w:tc>
          <w:tcPr>
            <w:tcW w:w="2201" w:type="pct"/>
            <w:tcMar>
              <w:top w:w="80" w:type="dxa"/>
              <w:left w:w="120" w:type="dxa"/>
              <w:bottom w:w="80" w:type="dxa"/>
              <w:right w:w="120" w:type="dxa"/>
            </w:tcMar>
          </w:tcPr>
          <w:p w14:paraId="465FE47F" w14:textId="77777777" w:rsidR="00113F4C" w:rsidRDefault="00113F4C" w:rsidP="003979C7">
            <w:pPr>
              <w:pStyle w:val="BodytextTable"/>
            </w:pPr>
            <w:del w:id="20563" w:author="Nhóm dự án" w:date="2026-10-02T09:00:00Z">
              <w:r>
                <w:delText>Tài liệu hóa đầy đủ (README, CHANGELOG), quản lý mã nguồn qua git, training core team (mục 5.7).</w:delText>
              </w:r>
            </w:del>
          </w:p>
        </w:tc>
      </w:tr>
      <w:tr w:rsidR="00113F4C" w14:paraId="2F14BF3B" w14:textId="77777777" w:rsidTr="00767271">
        <w:trPr>
          <w:del w:id="20569" w:author="Nhóm dự án" w:date="2026-10-02T09:00:00Z"/>
        </w:trPr>
        <w:tc>
          <w:tcPr>
            <w:tcW w:w="1151" w:type="pct"/>
            <w:tcMar>
              <w:top w:w="80" w:type="dxa"/>
              <w:left w:w="120" w:type="dxa"/>
              <w:bottom w:w="80" w:type="dxa"/>
              <w:right w:w="120" w:type="dxa"/>
            </w:tcMar>
          </w:tcPr>
          <w:p w14:paraId="5B7FF5D5" w14:textId="77777777" w:rsidR="00113F4C" w:rsidRDefault="00113F4C" w:rsidP="003979C7">
            <w:pPr>
              <w:pStyle w:val="BodytextTable"/>
            </w:pPr>
            <w:del w:id="20565" w:author="Nhóm dự án" w:date="2026-10-02T09:00:00Z">
              <w:r>
                <w:delText>Mất dữ liệu / không khôi phục được sau sự cố</w:delText>
              </w:r>
            </w:del>
          </w:p>
        </w:tc>
        <w:tc>
          <w:tcPr>
            <w:tcW w:w="824" w:type="pct"/>
            <w:tcMar>
              <w:top w:w="80" w:type="dxa"/>
              <w:left w:w="120" w:type="dxa"/>
              <w:bottom w:w="80" w:type="dxa"/>
              <w:right w:w="120" w:type="dxa"/>
            </w:tcMar>
          </w:tcPr>
          <w:p w14:paraId="5706DF8B" w14:textId="77777777" w:rsidR="00113F4C" w:rsidRDefault="00113F4C" w:rsidP="003979C7">
            <w:pPr>
              <w:pStyle w:val="BodytextTable"/>
            </w:pPr>
            <w:del w:id="20566" w:author="Nhóm dự án" w:date="2026-10-02T09:00:00Z">
              <w:r>
                <w:delText>Thấp</w:delText>
              </w:r>
            </w:del>
          </w:p>
        </w:tc>
        <w:tc>
          <w:tcPr>
            <w:tcW w:w="824" w:type="pct"/>
            <w:tcMar>
              <w:top w:w="80" w:type="dxa"/>
              <w:left w:w="120" w:type="dxa"/>
              <w:bottom w:w="80" w:type="dxa"/>
              <w:right w:w="120" w:type="dxa"/>
            </w:tcMar>
          </w:tcPr>
          <w:p w14:paraId="3DBAB84E" w14:textId="77777777" w:rsidR="00113F4C" w:rsidRDefault="00113F4C" w:rsidP="003979C7">
            <w:pPr>
              <w:pStyle w:val="BodytextTable"/>
            </w:pPr>
            <w:del w:id="20567" w:author="Nhóm dự án" w:date="2026-10-02T09:00:00Z">
              <w:r>
                <w:delText>Cao</w:delText>
              </w:r>
            </w:del>
          </w:p>
        </w:tc>
        <w:tc>
          <w:tcPr>
            <w:tcW w:w="2201" w:type="pct"/>
            <w:tcMar>
              <w:top w:w="80" w:type="dxa"/>
              <w:left w:w="120" w:type="dxa"/>
              <w:bottom w:w="80" w:type="dxa"/>
              <w:right w:w="120" w:type="dxa"/>
            </w:tcMar>
          </w:tcPr>
          <w:p w14:paraId="3F3D55E3" w14:textId="77777777" w:rsidR="00113F4C" w:rsidRDefault="00113F4C" w:rsidP="003979C7">
            <w:pPr>
              <w:pStyle w:val="BodytextTable"/>
            </w:pPr>
            <w:del w:id="20568" w:author="Nhóm dự án" w:date="2026-10-02T09:00:00Z">
              <w:r>
                <w:delText>Backup định kỳ PostgreSQL và MinIO, kiểm tra disaster recovery tối thiểu 6 tháng/lần; chính sách cold storage (mục 5.5).</w:delText>
              </w:r>
            </w:del>
          </w:p>
        </w:tc>
      </w:tr>
      <w:tr w:rsidR="00113F4C" w14:paraId="3CAEF52E" w14:textId="77777777" w:rsidTr="00767271">
        <w:trPr>
          <w:del w:id="20574" w:author="Nhóm dự án" w:date="2026-10-02T09:00:00Z"/>
        </w:trPr>
        <w:tc>
          <w:tcPr>
            <w:tcW w:w="1151" w:type="pct"/>
            <w:tcMar>
              <w:top w:w="80" w:type="dxa"/>
              <w:left w:w="120" w:type="dxa"/>
              <w:bottom w:w="80" w:type="dxa"/>
              <w:right w:w="120" w:type="dxa"/>
            </w:tcMar>
          </w:tcPr>
          <w:p w14:paraId="49F90523" w14:textId="77777777" w:rsidR="00113F4C" w:rsidRDefault="00113F4C" w:rsidP="003979C7">
            <w:pPr>
              <w:pStyle w:val="BodytextTable"/>
            </w:pPr>
            <w:del w:id="20570" w:author="Nhóm dự án" w:date="2026-10-02T09:00:00Z">
              <w:r>
                <w:delText>Dung lượng lưu trữ vượt dự kiến sau vài năm vận hành</w:delText>
              </w:r>
            </w:del>
          </w:p>
        </w:tc>
        <w:tc>
          <w:tcPr>
            <w:tcW w:w="824" w:type="pct"/>
            <w:tcMar>
              <w:top w:w="80" w:type="dxa"/>
              <w:left w:w="120" w:type="dxa"/>
              <w:bottom w:w="80" w:type="dxa"/>
              <w:right w:w="120" w:type="dxa"/>
            </w:tcMar>
          </w:tcPr>
          <w:p w14:paraId="7146ED39" w14:textId="77777777" w:rsidR="00113F4C" w:rsidRDefault="00113F4C" w:rsidP="003979C7">
            <w:pPr>
              <w:pStyle w:val="BodytextTable"/>
            </w:pPr>
            <w:del w:id="20571" w:author="Nhóm dự án" w:date="2026-10-02T09:00:00Z">
              <w:r>
                <w:delText>Trung bình</w:delText>
              </w:r>
            </w:del>
          </w:p>
        </w:tc>
        <w:tc>
          <w:tcPr>
            <w:tcW w:w="824" w:type="pct"/>
            <w:tcMar>
              <w:top w:w="80" w:type="dxa"/>
              <w:left w:w="120" w:type="dxa"/>
              <w:bottom w:w="80" w:type="dxa"/>
              <w:right w:w="120" w:type="dxa"/>
            </w:tcMar>
          </w:tcPr>
          <w:p w14:paraId="490797EC" w14:textId="77777777" w:rsidR="00113F4C" w:rsidRDefault="00113F4C" w:rsidP="003979C7">
            <w:pPr>
              <w:pStyle w:val="BodytextTable"/>
            </w:pPr>
            <w:del w:id="20572" w:author="Nhóm dự án" w:date="2026-10-02T09:00:00Z">
              <w:r>
                <w:delText>Trung bình</w:delText>
              </w:r>
            </w:del>
          </w:p>
        </w:tc>
        <w:tc>
          <w:tcPr>
            <w:tcW w:w="2201" w:type="pct"/>
            <w:tcMar>
              <w:top w:w="80" w:type="dxa"/>
              <w:left w:w="120" w:type="dxa"/>
              <w:bottom w:w="80" w:type="dxa"/>
              <w:right w:w="120" w:type="dxa"/>
            </w:tcMar>
          </w:tcPr>
          <w:p w14:paraId="435C0815" w14:textId="77777777" w:rsidR="00113F4C" w:rsidRDefault="00113F4C" w:rsidP="003979C7">
            <w:pPr>
              <w:pStyle w:val="BodytextTable"/>
            </w:pPr>
            <w:del w:id="20573" w:author="Nhóm dự án" w:date="2026-10-02T09:00:00Z">
              <w:r>
                <w:delText>Tính toán dung lượng 5 năm trong Giai đoạn 1, giám sát định kỳ, áp dụng cold storage cho dữ liệu &gt; 2 năm (mục 5.5).</w:delText>
              </w:r>
            </w:del>
          </w:p>
        </w:tc>
      </w:tr>
      <w:tr w:rsidR="00113F4C" w14:paraId="09F112ED" w14:textId="77777777" w:rsidTr="00767271">
        <w:trPr>
          <w:del w:id="20579" w:author="Nhóm dự án" w:date="2026-10-02T09:00:00Z"/>
        </w:trPr>
        <w:tc>
          <w:tcPr>
            <w:tcW w:w="1151" w:type="pct"/>
            <w:tcMar>
              <w:top w:w="80" w:type="dxa"/>
              <w:left w:w="120" w:type="dxa"/>
              <w:bottom w:w="80" w:type="dxa"/>
              <w:right w:w="120" w:type="dxa"/>
            </w:tcMar>
          </w:tcPr>
          <w:p w14:paraId="1F00C09A" w14:textId="77777777" w:rsidR="00113F4C" w:rsidRDefault="00113F4C" w:rsidP="003979C7">
            <w:pPr>
              <w:pStyle w:val="BodytextTable"/>
            </w:pPr>
            <w:del w:id="20575" w:author="Nhóm dự án" w:date="2026-10-02T09:00:00Z">
              <w:r>
                <w:delText>Chi phí AI API vượt dự toán khi mở rộng tính năng AI</w:delText>
              </w:r>
            </w:del>
          </w:p>
        </w:tc>
        <w:tc>
          <w:tcPr>
            <w:tcW w:w="824" w:type="pct"/>
            <w:tcMar>
              <w:top w:w="80" w:type="dxa"/>
              <w:left w:w="120" w:type="dxa"/>
              <w:bottom w:w="80" w:type="dxa"/>
              <w:right w:w="120" w:type="dxa"/>
            </w:tcMar>
          </w:tcPr>
          <w:p w14:paraId="7AE99415" w14:textId="77777777" w:rsidR="00113F4C" w:rsidRDefault="00113F4C" w:rsidP="003979C7">
            <w:pPr>
              <w:pStyle w:val="BodytextTable"/>
            </w:pPr>
            <w:del w:id="20576" w:author="Nhóm dự án" w:date="2026-10-02T09:00:00Z">
              <w:r>
                <w:delText>Thấp</w:delText>
              </w:r>
            </w:del>
          </w:p>
        </w:tc>
        <w:tc>
          <w:tcPr>
            <w:tcW w:w="824" w:type="pct"/>
            <w:tcMar>
              <w:top w:w="80" w:type="dxa"/>
              <w:left w:w="120" w:type="dxa"/>
              <w:bottom w:w="80" w:type="dxa"/>
              <w:right w:w="120" w:type="dxa"/>
            </w:tcMar>
          </w:tcPr>
          <w:p w14:paraId="6DE2D60C" w14:textId="77777777" w:rsidR="00113F4C" w:rsidRDefault="00113F4C" w:rsidP="003979C7">
            <w:pPr>
              <w:pStyle w:val="BodytextTable"/>
            </w:pPr>
            <w:del w:id="20577" w:author="Nhóm dự án" w:date="2026-10-02T09:00:00Z">
              <w:r>
                <w:delText>Thấp</w:delText>
              </w:r>
            </w:del>
          </w:p>
        </w:tc>
        <w:tc>
          <w:tcPr>
            <w:tcW w:w="2201" w:type="pct"/>
            <w:tcMar>
              <w:top w:w="80" w:type="dxa"/>
              <w:left w:w="120" w:type="dxa"/>
              <w:bottom w:w="80" w:type="dxa"/>
              <w:right w:w="120" w:type="dxa"/>
            </w:tcMar>
          </w:tcPr>
          <w:p w14:paraId="323A8445" w14:textId="77777777" w:rsidR="00113F4C" w:rsidRDefault="00113F4C" w:rsidP="003979C7">
            <w:pPr>
              <w:pStyle w:val="BodytextTable"/>
            </w:pPr>
            <w:del w:id="20578" w:author="Nhóm dự án" w:date="2026-10-02T09:00:00Z">
              <w:r>
                <w:delText>AI API bật/tắt linh hoạt (module 4.7), theo dõi chi phí sử dụng theo tháng (mục 5.5).</w:delText>
              </w:r>
            </w:del>
          </w:p>
        </w:tc>
      </w:tr>
    </w:tbl>
    <w:p>
      <w:pPr>
        <w:rPr>
          <w:ins w:id="20646" w:author="Nhóm dự án" w:date="2026-10-02T09:00:00Z"/>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345"/>
        <w:gridCol w:w="1121"/>
        <w:gridCol w:w="1121"/>
        <w:gridCol w:w="3976"/>
        <w:gridCol w:w="1631"/>
      </w:tblGrid>
      <w:tr>
        <w:trPr>
          <w:tblHeader/>
          <w:ins w:id="20580" w:author="Nhóm dự án" w:date="2026-10-02T09:00:00Z"/>
        </w:trPr>
        <w:tc>
          <w:tcPr>
            <w:tcW w:w="1150" w:type="pct"/>
            <w:shd w:val="clear" w:color="auto" w:fill="D5E8F0"/>
            <w:tcMar>
              <w:top w:w="80" w:type="dxa"/>
              <w:left w:w="120" w:type="dxa"/>
              <w:bottom w:w="80" w:type="dxa"/>
              <w:right w:w="120" w:type="dxa"/>
            </w:tcMar>
          </w:tcPr>
          <w:p>
            <w:pPr>
              <w:pStyle w:val="Titlecolumnoftable"/>
            </w:pPr>
            <w:ins w:id="20581" w:author="Nhóm dự án" w:date="2026-10-02T09:00:00Z">
              <w:r>
                <w:t xml:space="preserve">Khó khăn / rủi ro</w:t>
              </w:r>
            </w:ins>
          </w:p>
        </w:tc>
        <w:tc>
          <w:tcPr>
            <w:tcW w:w="550" w:type="pct"/>
            <w:shd w:val="clear" w:color="auto" w:fill="D5E8F0"/>
            <w:tcMar>
              <w:top w:w="80" w:type="dxa"/>
              <w:left w:w="120" w:type="dxa"/>
              <w:bottom w:w="80" w:type="dxa"/>
              <w:right w:w="120" w:type="dxa"/>
            </w:tcMar>
          </w:tcPr>
          <w:p>
            <w:pPr>
              <w:pStyle w:val="Titlecolumnoftable"/>
            </w:pPr>
            <w:ins w:id="20582" w:author="Nhóm dự án" w:date="2026-10-02T09:00:00Z">
              <w:r>
                <w:t xml:space="preserve">Khả năng</w:t>
              </w:r>
            </w:ins>
          </w:p>
        </w:tc>
        <w:tc>
          <w:tcPr>
            <w:tcW w:w="550" w:type="pct"/>
            <w:shd w:val="clear" w:color="auto" w:fill="D5E8F0"/>
            <w:tcMar>
              <w:top w:w="80" w:type="dxa"/>
              <w:left w:w="120" w:type="dxa"/>
              <w:bottom w:w="80" w:type="dxa"/>
              <w:right w:w="120" w:type="dxa"/>
            </w:tcMar>
          </w:tcPr>
          <w:p>
            <w:pPr>
              <w:pStyle w:val="Titlecolumnoftable"/>
            </w:pPr>
            <w:ins w:id="20583" w:author="Nhóm dự án" w:date="2026-10-02T09:00:00Z">
              <w:r>
                <w:t xml:space="preserve">Tác động</w:t>
              </w:r>
            </w:ins>
          </w:p>
        </w:tc>
        <w:tc>
          <w:tcPr>
            <w:tcW w:w="1950" w:type="pct"/>
            <w:shd w:val="clear" w:color="auto" w:fill="D5E8F0"/>
            <w:tcMar>
              <w:top w:w="80" w:type="dxa"/>
              <w:left w:w="120" w:type="dxa"/>
              <w:bottom w:w="80" w:type="dxa"/>
              <w:right w:w="120" w:type="dxa"/>
            </w:tcMar>
          </w:tcPr>
          <w:p>
            <w:pPr>
              <w:pStyle w:val="Titlecolumnoftable"/>
            </w:pPr>
            <w:ins w:id="20584" w:author="Nhóm dự án" w:date="2026-10-02T09:00:00Z">
              <w:r>
                <w:t xml:space="preserve">Biện pháp khắc phục</w:t>
              </w:r>
            </w:ins>
          </w:p>
        </w:tc>
        <w:tc>
          <w:tcPr>
            <w:tcW w:w="800" w:type="pct"/>
            <w:shd w:val="clear" w:color="auto" w:fill="D5E8F0"/>
            <w:tcMar>
              <w:top w:w="80" w:type="dxa"/>
              <w:left w:w="120" w:type="dxa"/>
              <w:bottom w:w="80" w:type="dxa"/>
              <w:right w:w="120" w:type="dxa"/>
            </w:tcMar>
          </w:tcPr>
          <w:p>
            <w:pPr>
              <w:pStyle w:val="Titlecolumnoftable"/>
            </w:pPr>
            <w:ins w:id="20585" w:author="Nhóm dự án" w:date="2026-10-02T09:00:00Z">
              <w:r>
                <w:t xml:space="preserve">Người phụ trách</w:t>
              </w:r>
            </w:ins>
          </w:p>
        </w:tc>
      </w:tr>
      <w:tr>
        <w:trPr>
          <w:ins w:id="20586" w:author="Nhóm dự án" w:date="2026-10-02T09:00:00Z"/>
        </w:trPr>
        <w:tc>
          <w:tcPr>
            <w:tcW w:w="1150" w:type="pct"/>
            <w:tcMar>
              <w:top w:w="80" w:type="dxa"/>
              <w:left w:w="120" w:type="dxa"/>
              <w:bottom w:w="80" w:type="dxa"/>
              <w:right w:w="120" w:type="dxa"/>
            </w:tcMar>
          </w:tcPr>
          <w:p>
            <w:pPr>
              <w:pStyle w:val="BodytextTable"/>
            </w:pPr>
            <w:ins w:id="20587" w:author="Nhóm dự án" w:date="2026-10-02T09:00:00Z">
              <w:r>
                <w:t xml:space="preserve">Người dùng chưa quen, ngại thay đổi thói quen làm việc</w:t>
              </w:r>
            </w:ins>
          </w:p>
        </w:tc>
        <w:tc>
          <w:tcPr>
            <w:tcW w:w="550" w:type="pct"/>
            <w:tcMar>
              <w:top w:w="80" w:type="dxa"/>
              <w:left w:w="120" w:type="dxa"/>
              <w:bottom w:w="80" w:type="dxa"/>
              <w:right w:w="120" w:type="dxa"/>
            </w:tcMar>
          </w:tcPr>
          <w:p>
            <w:pPr>
              <w:pStyle w:val="BodytextTable"/>
            </w:pPr>
            <w:ins w:id="20588" w:author="Nhóm dự án" w:date="2026-10-02T09:00:00Z">
              <w:r>
                <w:t xml:space="preserve">Trung bình</w:t>
              </w:r>
            </w:ins>
          </w:p>
        </w:tc>
        <w:tc>
          <w:tcPr>
            <w:tcW w:w="550" w:type="pct"/>
            <w:tcMar>
              <w:top w:w="80" w:type="dxa"/>
              <w:left w:w="120" w:type="dxa"/>
              <w:bottom w:w="80" w:type="dxa"/>
              <w:right w:w="120" w:type="dxa"/>
            </w:tcMar>
          </w:tcPr>
          <w:p>
            <w:pPr>
              <w:pStyle w:val="BodytextTable"/>
            </w:pPr>
            <w:ins w:id="20589" w:author="Nhóm dự án" w:date="2026-10-02T09:00:00Z">
              <w:r>
                <w:t xml:space="preserve">Trung bình</w:t>
              </w:r>
            </w:ins>
          </w:p>
        </w:tc>
        <w:tc>
          <w:tcPr>
            <w:tcW w:w="1950" w:type="pct"/>
            <w:tcMar>
              <w:top w:w="80" w:type="dxa"/>
              <w:left w:w="120" w:type="dxa"/>
              <w:bottom w:w="80" w:type="dxa"/>
              <w:right w:w="120" w:type="dxa"/>
            </w:tcMar>
          </w:tcPr>
          <w:p>
            <w:pPr>
              <w:pStyle w:val="BodytextTable"/>
            </w:pPr>
            <w:ins w:id="20590" w:author="Nhóm dự án" w:date="2026-10-02T09:00:00Z">
              <w:r>
                <w:t xml:space="preserve">Đào tạo trực tiếp theo từng tổ; giao diện trực quan; triển khai thí điểm từng tổ trước khi nhân rộng.</w:t>
              </w:r>
            </w:ins>
          </w:p>
        </w:tc>
        <w:tc>
          <w:tcPr>
            <w:tcW w:w="800" w:type="pct"/>
            <w:tcMar>
              <w:top w:w="80" w:type="dxa"/>
              <w:left w:w="120" w:type="dxa"/>
              <w:bottom w:w="80" w:type="dxa"/>
              <w:right w:w="120" w:type="dxa"/>
            </w:tcMar>
          </w:tcPr>
          <w:p>
            <w:pPr>
              <w:pStyle w:val="BodytextTable"/>
            </w:pPr>
            <w:ins w:id="20591" w:author="Nhóm dự án" w:date="2026-10-02T09:00:00Z">
              <w:r>
                <w:t xml:space="preserve">Lê Minh Trí, Nguyễn Tiến Phát</w:t>
              </w:r>
            </w:ins>
          </w:p>
        </w:tc>
      </w:tr>
      <w:tr>
        <w:trPr>
          <w:ins w:id="20592" w:author="Nhóm dự án" w:date="2026-10-02T09:00:00Z"/>
        </w:trPr>
        <w:tc>
          <w:tcPr>
            <w:tcW w:w="1150" w:type="pct"/>
            <w:tcMar>
              <w:top w:w="80" w:type="dxa"/>
              <w:left w:w="120" w:type="dxa"/>
              <w:bottom w:w="80" w:type="dxa"/>
              <w:right w:w="120" w:type="dxa"/>
            </w:tcMar>
          </w:tcPr>
          <w:p>
            <w:pPr>
              <w:pStyle w:val="BodytextTable"/>
            </w:pPr>
            <w:ins w:id="20593" w:author="Nhóm dự án" w:date="2026-10-02T09:00:00Z">
              <w:r>
                <w:t xml:space="preserve">Quy trình số hóa chưa khớp thực tế vận hành</w:t>
              </w:r>
            </w:ins>
          </w:p>
        </w:tc>
        <w:tc>
          <w:tcPr>
            <w:tcW w:w="550" w:type="pct"/>
            <w:tcMar>
              <w:top w:w="80" w:type="dxa"/>
              <w:left w:w="120" w:type="dxa"/>
              <w:bottom w:w="80" w:type="dxa"/>
              <w:right w:w="120" w:type="dxa"/>
            </w:tcMar>
          </w:tcPr>
          <w:p>
            <w:pPr>
              <w:pStyle w:val="BodytextTable"/>
            </w:pPr>
            <w:ins w:id="20594" w:author="Nhóm dự án" w:date="2026-10-02T09:00:00Z">
              <w:r>
                <w:t xml:space="preserve">Trung bình</w:t>
              </w:r>
            </w:ins>
          </w:p>
        </w:tc>
        <w:tc>
          <w:tcPr>
            <w:tcW w:w="550" w:type="pct"/>
            <w:tcMar>
              <w:top w:w="80" w:type="dxa"/>
              <w:left w:w="120" w:type="dxa"/>
              <w:bottom w:w="80" w:type="dxa"/>
              <w:right w:w="120" w:type="dxa"/>
            </w:tcMar>
          </w:tcPr>
          <w:p>
            <w:pPr>
              <w:pStyle w:val="BodytextTable"/>
            </w:pPr>
            <w:ins w:id="20595" w:author="Nhóm dự án" w:date="2026-10-02T09:00:00Z">
              <w:r>
                <w:t xml:space="preserve">Cao</w:t>
              </w:r>
            </w:ins>
          </w:p>
        </w:tc>
        <w:tc>
          <w:tcPr>
            <w:tcW w:w="1950" w:type="pct"/>
            <w:tcMar>
              <w:top w:w="80" w:type="dxa"/>
              <w:left w:w="120" w:type="dxa"/>
              <w:bottom w:w="80" w:type="dxa"/>
              <w:right w:w="120" w:type="dxa"/>
            </w:tcMar>
          </w:tcPr>
          <w:p>
            <w:pPr>
              <w:pStyle w:val="BodytextTable"/>
            </w:pPr>
            <w:ins w:id="20596" w:author="Nhóm dự án" w:date="2026-10-02T09:00:00Z">
              <w:r>
                <w:t xml:space="preserve">Khảo sát kỹ từng tổ ở Giai đoạn 1; chạy song song giấy và hệ thống trong 2–4 tuần đầu để rà soát, điều chỉnh trước khi chuyển hoàn toàn.</w:t>
              </w:r>
            </w:ins>
          </w:p>
        </w:tc>
        <w:tc>
          <w:tcPr>
            <w:tcW w:w="800" w:type="pct"/>
            <w:tcMar>
              <w:top w:w="80" w:type="dxa"/>
              <w:left w:w="120" w:type="dxa"/>
              <w:bottom w:w="80" w:type="dxa"/>
              <w:right w:w="120" w:type="dxa"/>
            </w:tcMar>
          </w:tcPr>
          <w:p>
            <w:pPr>
              <w:pStyle w:val="BodytextTable"/>
            </w:pPr>
            <w:ins w:id="20597" w:author="Nhóm dự án" w:date="2026-10-02T09:00:00Z">
              <w:r>
                <w:t xml:space="preserve">Nguyễn Minh Tiến, Tạ Mai Quốc Huy</w:t>
              </w:r>
            </w:ins>
          </w:p>
        </w:tc>
      </w:tr>
      <w:tr>
        <w:trPr>
          <w:ins w:id="20598" w:author="Nhóm dự án" w:date="2026-10-02T09:00:00Z"/>
        </w:trPr>
        <w:tc>
          <w:tcPr>
            <w:tcW w:w="1150" w:type="pct"/>
            <w:tcMar>
              <w:top w:w="80" w:type="dxa"/>
              <w:left w:w="120" w:type="dxa"/>
              <w:bottom w:w="80" w:type="dxa"/>
              <w:right w:w="120" w:type="dxa"/>
            </w:tcMar>
          </w:tcPr>
          <w:p>
            <w:pPr>
              <w:pStyle w:val="BodytextTable"/>
            </w:pPr>
            <w:ins w:id="20599" w:author="Nhóm dự án" w:date="2026-10-02T09:00:00Z">
              <w:r>
                <w:t xml:space="preserve">Trễ tiến độ do phát sinh yêu cầu hoặc nguồn lực bị phân tán</w:t>
              </w:r>
            </w:ins>
          </w:p>
        </w:tc>
        <w:tc>
          <w:tcPr>
            <w:tcW w:w="550" w:type="pct"/>
            <w:tcMar>
              <w:top w:w="80" w:type="dxa"/>
              <w:left w:w="120" w:type="dxa"/>
              <w:bottom w:w="80" w:type="dxa"/>
              <w:right w:w="120" w:type="dxa"/>
            </w:tcMar>
          </w:tcPr>
          <w:p>
            <w:pPr>
              <w:pStyle w:val="BodytextTable"/>
            </w:pPr>
            <w:ins w:id="20600" w:author="Nhóm dự án" w:date="2026-10-02T09:00:00Z">
              <w:r>
                <w:t xml:space="preserve">Trung bình</w:t>
              </w:r>
            </w:ins>
          </w:p>
        </w:tc>
        <w:tc>
          <w:tcPr>
            <w:tcW w:w="550" w:type="pct"/>
            <w:tcMar>
              <w:top w:w="80" w:type="dxa"/>
              <w:left w:w="120" w:type="dxa"/>
              <w:bottom w:w="80" w:type="dxa"/>
              <w:right w:w="120" w:type="dxa"/>
            </w:tcMar>
          </w:tcPr>
          <w:p>
            <w:pPr>
              <w:pStyle w:val="BodytextTable"/>
            </w:pPr>
            <w:ins w:id="20601" w:author="Nhóm dự án" w:date="2026-10-02T09:00:00Z">
              <w:r>
                <w:t xml:space="preserve">Trung bình</w:t>
              </w:r>
            </w:ins>
          </w:p>
        </w:tc>
        <w:tc>
          <w:tcPr>
            <w:tcW w:w="1950" w:type="pct"/>
            <w:tcMar>
              <w:top w:w="80" w:type="dxa"/>
              <w:left w:w="120" w:type="dxa"/>
              <w:bottom w:w="80" w:type="dxa"/>
              <w:right w:w="120" w:type="dxa"/>
            </w:tcMar>
          </w:tcPr>
          <w:p>
            <w:pPr>
              <w:pStyle w:val="BodytextTable"/>
            </w:pPr>
            <w:ins w:id="20602" w:author="Nhóm dự án" w:date="2026-10-02T09:00:00Z">
              <w:r>
                <w:t xml:space="preserve">Cố định phạm vi từng giai đoạn; yêu cầu phát sinh đưa vào danh sách chờ của giai đoạn sau; họp rà soát tiến độ hằng tuần.</w:t>
              </w:r>
            </w:ins>
          </w:p>
        </w:tc>
        <w:tc>
          <w:tcPr>
            <w:tcW w:w="800" w:type="pct"/>
            <w:tcMar>
              <w:top w:w="80" w:type="dxa"/>
              <w:left w:w="120" w:type="dxa"/>
              <w:bottom w:w="80" w:type="dxa"/>
              <w:right w:w="120" w:type="dxa"/>
            </w:tcMar>
          </w:tcPr>
          <w:p>
            <w:pPr>
              <w:pStyle w:val="BodytextTable"/>
            </w:pPr>
            <w:ins w:id="20603" w:author="Nhóm dự án" w:date="2026-10-02T09:00:00Z">
              <w:r>
                <w:t xml:space="preserve">Lê Minh Trí</w:t>
              </w:r>
            </w:ins>
          </w:p>
        </w:tc>
      </w:tr>
      <w:tr>
        <w:trPr>
          <w:ins w:id="20604" w:author="Nhóm dự án" w:date="2026-10-02T09:00:00Z"/>
        </w:trPr>
        <w:tc>
          <w:tcPr>
            <w:tcW w:w="1150" w:type="pct"/>
            <w:tcMar>
              <w:top w:w="80" w:type="dxa"/>
              <w:left w:w="120" w:type="dxa"/>
              <w:bottom w:w="80" w:type="dxa"/>
              <w:right w:w="120" w:type="dxa"/>
            </w:tcMar>
          </w:tcPr>
          <w:p>
            <w:pPr>
              <w:pStyle w:val="BodytextTable"/>
            </w:pPr>
            <w:ins w:id="20605" w:author="Nhóm dự án" w:date="2026-10-02T09:00:00Z">
              <w:r>
                <w:t xml:space="preserve">Lãnh đạo các tổ chưa ủng hộ</w:t>
              </w:r>
            </w:ins>
          </w:p>
        </w:tc>
        <w:tc>
          <w:tcPr>
            <w:tcW w:w="550" w:type="pct"/>
            <w:tcMar>
              <w:top w:w="80" w:type="dxa"/>
              <w:left w:w="120" w:type="dxa"/>
              <w:bottom w:w="80" w:type="dxa"/>
              <w:right w:w="120" w:type="dxa"/>
            </w:tcMar>
          </w:tcPr>
          <w:p>
            <w:pPr>
              <w:pStyle w:val="BodytextTable"/>
            </w:pPr>
            <w:ins w:id="20606" w:author="Nhóm dự án" w:date="2026-10-02T09:00:00Z">
              <w:r>
                <w:t xml:space="preserve">Thấp</w:t>
              </w:r>
            </w:ins>
          </w:p>
        </w:tc>
        <w:tc>
          <w:tcPr>
            <w:tcW w:w="550" w:type="pct"/>
            <w:tcMar>
              <w:top w:w="80" w:type="dxa"/>
              <w:left w:w="120" w:type="dxa"/>
              <w:bottom w:w="80" w:type="dxa"/>
              <w:right w:w="120" w:type="dxa"/>
            </w:tcMar>
          </w:tcPr>
          <w:p>
            <w:pPr>
              <w:pStyle w:val="BodytextTable"/>
            </w:pPr>
            <w:ins w:id="20607" w:author="Nhóm dự án" w:date="2026-10-02T09:00:00Z">
              <w:r>
                <w:t xml:space="preserve">Cao</w:t>
              </w:r>
            </w:ins>
          </w:p>
        </w:tc>
        <w:tc>
          <w:tcPr>
            <w:tcW w:w="1950" w:type="pct"/>
            <w:tcMar>
              <w:top w:w="80" w:type="dxa"/>
              <w:left w:w="120" w:type="dxa"/>
              <w:bottom w:w="80" w:type="dxa"/>
              <w:right w:w="120" w:type="dxa"/>
            </w:tcMar>
          </w:tcPr>
          <w:p>
            <w:pPr>
              <w:pStyle w:val="BodytextTable"/>
            </w:pPr>
            <w:ins w:id="20608" w:author="Nhóm dự án" w:date="2026-10-02T09:00:00Z">
              <w:r>
                <w:t xml:space="preserve">Truyền thông rõ lợi ích: hệ thống là công cụ hỗ trợ, không phải công cụ giám sát; mời tổ trưởng tham gia khảo sát và nghiệm thu.</w:t>
              </w:r>
            </w:ins>
          </w:p>
        </w:tc>
        <w:tc>
          <w:tcPr>
            <w:tcW w:w="800" w:type="pct"/>
            <w:tcMar>
              <w:top w:w="80" w:type="dxa"/>
              <w:left w:w="120" w:type="dxa"/>
              <w:bottom w:w="80" w:type="dxa"/>
              <w:right w:w="120" w:type="dxa"/>
            </w:tcMar>
          </w:tcPr>
          <w:p>
            <w:pPr>
              <w:pStyle w:val="BodytextTable"/>
            </w:pPr>
            <w:ins w:id="20609" w:author="Nhóm dự án" w:date="2026-10-02T09:00:00Z">
              <w:r>
                <w:t xml:space="preserve">Nguyễn Tiến Phát</w:t>
              </w:r>
            </w:ins>
          </w:p>
        </w:tc>
      </w:tr>
      <w:tr>
        <w:trPr>
          <w:ins w:id="20610" w:author="Nhóm dự án" w:date="2026-10-02T09:00:00Z"/>
        </w:trPr>
        <w:tc>
          <w:tcPr>
            <w:tcW w:w="1150" w:type="pct"/>
            <w:tcMar>
              <w:top w:w="80" w:type="dxa"/>
              <w:left w:w="120" w:type="dxa"/>
              <w:bottom w:w="80" w:type="dxa"/>
              <w:right w:w="120" w:type="dxa"/>
            </w:tcMar>
          </w:tcPr>
          <w:p>
            <w:pPr>
              <w:pStyle w:val="BodytextTable"/>
            </w:pPr>
            <w:ins w:id="20611" w:author="Nhóm dự án" w:date="2026-10-02T09:00:00Z">
              <w:r>
                <w:t xml:space="preserve">Người nhận không xác nhận thông báo đúng hạn</w:t>
              </w:r>
            </w:ins>
          </w:p>
        </w:tc>
        <w:tc>
          <w:tcPr>
            <w:tcW w:w="550" w:type="pct"/>
            <w:tcMar>
              <w:top w:w="80" w:type="dxa"/>
              <w:left w:w="120" w:type="dxa"/>
              <w:bottom w:w="80" w:type="dxa"/>
              <w:right w:w="120" w:type="dxa"/>
            </w:tcMar>
          </w:tcPr>
          <w:p>
            <w:pPr>
              <w:pStyle w:val="BodytextTable"/>
            </w:pPr>
            <w:ins w:id="20612" w:author="Nhóm dự án" w:date="2026-10-02T09:00:00Z">
              <w:r>
                <w:t xml:space="preserve">Trung bình</w:t>
              </w:r>
            </w:ins>
          </w:p>
        </w:tc>
        <w:tc>
          <w:tcPr>
            <w:tcW w:w="550" w:type="pct"/>
            <w:tcMar>
              <w:top w:w="80" w:type="dxa"/>
              <w:left w:w="120" w:type="dxa"/>
              <w:bottom w:w="80" w:type="dxa"/>
              <w:right w:w="120" w:type="dxa"/>
            </w:tcMar>
          </w:tcPr>
          <w:p>
            <w:pPr>
              <w:pStyle w:val="BodytextTable"/>
            </w:pPr>
            <w:ins w:id="20613" w:author="Nhóm dự án" w:date="2026-10-02T09:00:00Z">
              <w:r>
                <w:t xml:space="preserve">Cao</w:t>
              </w:r>
            </w:ins>
          </w:p>
        </w:tc>
        <w:tc>
          <w:tcPr>
            <w:tcW w:w="1950" w:type="pct"/>
            <w:tcMar>
              <w:top w:w="80" w:type="dxa"/>
              <w:left w:w="120" w:type="dxa"/>
              <w:bottom w:w="80" w:type="dxa"/>
              <w:right w:w="120" w:type="dxa"/>
            </w:tcMar>
          </w:tcPr>
          <w:p>
            <w:pPr>
              <w:pStyle w:val="BodytextTable"/>
            </w:pPr>
            <w:ins w:id="20614" w:author="Nhóm dự án" w:date="2026-10-02T09:00:00Z">
              <w:r>
                <w:t xml:space="preserve">Tự động nhắc lại, chuyển cấp lên Tổ trưởng, Trưởng phòng (mục 2.2, 4.8); phân tích các trường hợp chuyển cấp hằng tháng.</w:t>
              </w:r>
            </w:ins>
          </w:p>
        </w:tc>
        <w:tc>
          <w:tcPr>
            <w:tcW w:w="800" w:type="pct"/>
            <w:tcMar>
              <w:top w:w="80" w:type="dxa"/>
              <w:left w:w="120" w:type="dxa"/>
              <w:bottom w:w="80" w:type="dxa"/>
              <w:right w:w="120" w:type="dxa"/>
            </w:tcMar>
          </w:tcPr>
          <w:p>
            <w:pPr>
              <w:pStyle w:val="BodytextTable"/>
            </w:pPr>
            <w:ins w:id="20615" w:author="Nhóm dự án" w:date="2026-10-02T09:00:00Z">
              <w:r>
                <w:t xml:space="preserve">Lê Minh Trí</w:t>
              </w:r>
            </w:ins>
          </w:p>
        </w:tc>
      </w:tr>
      <w:tr>
        <w:trPr>
          <w:ins w:id="20616" w:author="Nhóm dự án" w:date="2026-10-02T09:00:00Z"/>
        </w:trPr>
        <w:tc>
          <w:tcPr>
            <w:tcW w:w="1150" w:type="pct"/>
            <w:tcMar>
              <w:top w:w="80" w:type="dxa"/>
              <w:left w:w="120" w:type="dxa"/>
              <w:bottom w:w="80" w:type="dxa"/>
              <w:right w:w="120" w:type="dxa"/>
            </w:tcMar>
          </w:tcPr>
          <w:p>
            <w:pPr>
              <w:pStyle w:val="BodytextTable"/>
            </w:pPr>
            <w:ins w:id="20617" w:author="Nhóm dự án" w:date="2026-10-02T09:00:00Z">
              <w:r>
                <w:t xml:space="preserve">Phụ thuộc nhân sự phát triển chủ chốt</w:t>
              </w:r>
            </w:ins>
          </w:p>
        </w:tc>
        <w:tc>
          <w:tcPr>
            <w:tcW w:w="550" w:type="pct"/>
            <w:tcMar>
              <w:top w:w="80" w:type="dxa"/>
              <w:left w:w="120" w:type="dxa"/>
              <w:bottom w:w="80" w:type="dxa"/>
              <w:right w:w="120" w:type="dxa"/>
            </w:tcMar>
          </w:tcPr>
          <w:p>
            <w:pPr>
              <w:pStyle w:val="BodytextTable"/>
            </w:pPr>
            <w:ins w:id="20618" w:author="Nhóm dự án" w:date="2026-10-02T09:00:00Z">
              <w:r>
                <w:t xml:space="preserve">Trung bình</w:t>
              </w:r>
            </w:ins>
          </w:p>
        </w:tc>
        <w:tc>
          <w:tcPr>
            <w:tcW w:w="550" w:type="pct"/>
            <w:tcMar>
              <w:top w:w="80" w:type="dxa"/>
              <w:left w:w="120" w:type="dxa"/>
              <w:bottom w:w="80" w:type="dxa"/>
              <w:right w:w="120" w:type="dxa"/>
            </w:tcMar>
          </w:tcPr>
          <w:p>
            <w:pPr>
              <w:pStyle w:val="BodytextTable"/>
            </w:pPr>
            <w:ins w:id="20619" w:author="Nhóm dự án" w:date="2026-10-02T09:00:00Z">
              <w:r>
                <w:t xml:space="preserve">Cao</w:t>
              </w:r>
            </w:ins>
          </w:p>
        </w:tc>
        <w:tc>
          <w:tcPr>
            <w:tcW w:w="1950" w:type="pct"/>
            <w:tcMar>
              <w:top w:w="80" w:type="dxa"/>
              <w:left w:w="120" w:type="dxa"/>
              <w:bottom w:w="80" w:type="dxa"/>
              <w:right w:w="120" w:type="dxa"/>
            </w:tcMar>
          </w:tcPr>
          <w:p>
            <w:pPr>
              <w:pStyle w:val="BodytextTable"/>
            </w:pPr>
            <w:ins w:id="20620" w:author="Nhóm dự án" w:date="2026-10-02T09:00:00Z">
              <w:r>
                <w:t xml:space="preserve">Tài liệu hóa đầy đủ (README, PROJECT_STRUCTURE, CHANGELOG); quản lý mã nguồn bằng Git; đào tạo nhóm nòng cốt để sửa lỗi, chỉnh sửa mã nguồn khi chuyển giao nhân sự.</w:t>
              </w:r>
            </w:ins>
          </w:p>
        </w:tc>
        <w:tc>
          <w:tcPr>
            <w:tcW w:w="800" w:type="pct"/>
            <w:tcMar>
              <w:top w:w="80" w:type="dxa"/>
              <w:left w:w="120" w:type="dxa"/>
              <w:bottom w:w="80" w:type="dxa"/>
              <w:right w:w="120" w:type="dxa"/>
            </w:tcMar>
          </w:tcPr>
          <w:p>
            <w:pPr>
              <w:pStyle w:val="BodytextTable"/>
            </w:pPr>
            <w:ins w:id="20621" w:author="Nhóm dự án" w:date="2026-10-02T09:00:00Z">
              <w:r>
                <w:t xml:space="preserve">Lê Minh Trí</w:t>
              </w:r>
            </w:ins>
          </w:p>
        </w:tc>
      </w:tr>
      <w:tr>
        <w:trPr>
          <w:ins w:id="20622" w:author="Nhóm dự án" w:date="2026-10-02T09:00:00Z"/>
        </w:trPr>
        <w:tc>
          <w:tcPr>
            <w:tcW w:w="1150" w:type="pct"/>
            <w:tcMar>
              <w:top w:w="80" w:type="dxa"/>
              <w:left w:w="120" w:type="dxa"/>
              <w:bottom w:w="80" w:type="dxa"/>
              <w:right w:w="120" w:type="dxa"/>
            </w:tcMar>
          </w:tcPr>
          <w:p>
            <w:pPr>
              <w:pStyle w:val="BodytextTable"/>
            </w:pPr>
            <w:ins w:id="20623" w:author="Nhóm dự án" w:date="2026-10-02T09:00:00Z">
              <w:r>
                <w:t xml:space="preserve">Mất dữ liệu, không khôi phục được sau sự cố</w:t>
              </w:r>
            </w:ins>
          </w:p>
        </w:tc>
        <w:tc>
          <w:tcPr>
            <w:tcW w:w="550" w:type="pct"/>
            <w:tcMar>
              <w:top w:w="80" w:type="dxa"/>
              <w:left w:w="120" w:type="dxa"/>
              <w:bottom w:w="80" w:type="dxa"/>
              <w:right w:w="120" w:type="dxa"/>
            </w:tcMar>
          </w:tcPr>
          <w:p>
            <w:pPr>
              <w:pStyle w:val="BodytextTable"/>
            </w:pPr>
            <w:ins w:id="20624" w:author="Nhóm dự án" w:date="2026-10-02T09:00:00Z">
              <w:r>
                <w:t xml:space="preserve">Thấp</w:t>
              </w:r>
            </w:ins>
          </w:p>
        </w:tc>
        <w:tc>
          <w:tcPr>
            <w:tcW w:w="550" w:type="pct"/>
            <w:tcMar>
              <w:top w:w="80" w:type="dxa"/>
              <w:left w:w="120" w:type="dxa"/>
              <w:bottom w:w="80" w:type="dxa"/>
              <w:right w:w="120" w:type="dxa"/>
            </w:tcMar>
          </w:tcPr>
          <w:p>
            <w:pPr>
              <w:pStyle w:val="BodytextTable"/>
            </w:pPr>
            <w:ins w:id="20625" w:author="Nhóm dự án" w:date="2026-10-02T09:00:00Z">
              <w:r>
                <w:t xml:space="preserve">Cao</w:t>
              </w:r>
            </w:ins>
          </w:p>
        </w:tc>
        <w:tc>
          <w:tcPr>
            <w:tcW w:w="1950" w:type="pct"/>
            <w:tcMar>
              <w:top w:w="80" w:type="dxa"/>
              <w:left w:w="120" w:type="dxa"/>
              <w:bottom w:w="80" w:type="dxa"/>
              <w:right w:w="120" w:type="dxa"/>
            </w:tcMar>
          </w:tcPr>
          <w:p>
            <w:pPr>
              <w:pStyle w:val="BodytextTable"/>
            </w:pPr>
            <w:ins w:id="20626" w:author="Nhóm dự án" w:date="2026-10-02T09:00:00Z">
              <w:r>
                <w:t xml:space="preserve">Sao lưu định kỳ cơ sở dữ liệu PostgreSQL và kho tập tin MinIO; diễn tập khôi phục sau sự cố tối thiểu 6 tháng/lần.</w:t>
              </w:r>
            </w:ins>
          </w:p>
        </w:tc>
        <w:tc>
          <w:tcPr>
            <w:tcW w:w="800" w:type="pct"/>
            <w:tcMar>
              <w:top w:w="80" w:type="dxa"/>
              <w:left w:w="120" w:type="dxa"/>
              <w:bottom w:w="80" w:type="dxa"/>
              <w:right w:w="120" w:type="dxa"/>
            </w:tcMar>
          </w:tcPr>
          <w:p>
            <w:pPr>
              <w:pStyle w:val="BodytextTable"/>
            </w:pPr>
            <w:ins w:id="20627" w:author="Nhóm dự án" w:date="2026-10-02T09:00:00Z">
              <w:r>
                <w:t xml:space="preserve">Lê Minh Trí</w:t>
              </w:r>
            </w:ins>
          </w:p>
        </w:tc>
      </w:tr>
      <w:tr>
        <w:trPr>
          <w:ins w:id="20628" w:author="Nhóm dự án" w:date="2026-10-02T09:00:00Z"/>
        </w:trPr>
        <w:tc>
          <w:tcPr>
            <w:tcW w:w="1150" w:type="pct"/>
            <w:tcMar>
              <w:top w:w="80" w:type="dxa"/>
              <w:left w:w="120" w:type="dxa"/>
              <w:bottom w:w="80" w:type="dxa"/>
              <w:right w:w="120" w:type="dxa"/>
            </w:tcMar>
          </w:tcPr>
          <w:p>
            <w:pPr>
              <w:pStyle w:val="BodytextTable"/>
            </w:pPr>
            <w:ins w:id="20629" w:author="Nhóm dự án" w:date="2026-10-02T09:00:00Z">
              <w:r>
                <w:t xml:space="preserve">Hệ thống gián đoạn, không đạt thời gian hoạt động ổn định</w:t>
              </w:r>
            </w:ins>
          </w:p>
        </w:tc>
        <w:tc>
          <w:tcPr>
            <w:tcW w:w="550" w:type="pct"/>
            <w:tcMar>
              <w:top w:w="80" w:type="dxa"/>
              <w:left w:w="120" w:type="dxa"/>
              <w:bottom w:w="80" w:type="dxa"/>
              <w:right w:w="120" w:type="dxa"/>
            </w:tcMar>
          </w:tcPr>
          <w:p>
            <w:pPr>
              <w:pStyle w:val="BodytextTable"/>
            </w:pPr>
            <w:ins w:id="20630" w:author="Nhóm dự án" w:date="2026-10-02T09:00:00Z">
              <w:r>
                <w:t xml:space="preserve">Thấp</w:t>
              </w:r>
            </w:ins>
          </w:p>
        </w:tc>
        <w:tc>
          <w:tcPr>
            <w:tcW w:w="550" w:type="pct"/>
            <w:tcMar>
              <w:top w:w="80" w:type="dxa"/>
              <w:left w:w="120" w:type="dxa"/>
              <w:bottom w:w="80" w:type="dxa"/>
              <w:right w:w="120" w:type="dxa"/>
            </w:tcMar>
          </w:tcPr>
          <w:p>
            <w:pPr>
              <w:pStyle w:val="BodytextTable"/>
            </w:pPr>
            <w:ins w:id="20631" w:author="Nhóm dự án" w:date="2026-10-02T09:00:00Z">
              <w:r>
                <w:t xml:space="preserve">Cao</w:t>
              </w:r>
            </w:ins>
          </w:p>
        </w:tc>
        <w:tc>
          <w:tcPr>
            <w:tcW w:w="1950" w:type="pct"/>
            <w:tcMar>
              <w:top w:w="80" w:type="dxa"/>
              <w:left w:w="120" w:type="dxa"/>
              <w:bottom w:w="80" w:type="dxa"/>
              <w:right w:w="120" w:type="dxa"/>
            </w:tcMar>
          </w:tcPr>
          <w:p>
            <w:pPr>
              <w:pStyle w:val="BodytextTable"/>
            </w:pPr>
            <w:ins w:id="20632" w:author="Nhóm dự án" w:date="2026-10-02T09:00:00Z">
              <w:r>
                <w:t xml:space="preserve">Giám sát tự động, cảnh báo tức thời; bảo trì ngoài giờ cao điểm và thông báo trước cho người dùng.</w:t>
              </w:r>
            </w:ins>
          </w:p>
        </w:tc>
        <w:tc>
          <w:tcPr>
            <w:tcW w:w="800" w:type="pct"/>
            <w:tcMar>
              <w:top w:w="80" w:type="dxa"/>
              <w:left w:w="120" w:type="dxa"/>
              <w:bottom w:w="80" w:type="dxa"/>
              <w:right w:w="120" w:type="dxa"/>
            </w:tcMar>
          </w:tcPr>
          <w:p>
            <w:pPr>
              <w:pStyle w:val="BodytextTable"/>
            </w:pPr>
            <w:ins w:id="20633" w:author="Nhóm dự án" w:date="2026-10-02T09:00:00Z">
              <w:r>
                <w:t xml:space="preserve">Lê Minh Trí</w:t>
              </w:r>
            </w:ins>
          </w:p>
        </w:tc>
      </w:tr>
      <w:tr>
        <w:trPr>
          <w:ins w:id="20634" w:author="Nhóm dự án" w:date="2026-10-02T09:00:00Z"/>
        </w:trPr>
        <w:tc>
          <w:tcPr>
            <w:tcW w:w="1150" w:type="pct"/>
            <w:tcMar>
              <w:top w:w="80" w:type="dxa"/>
              <w:left w:w="120" w:type="dxa"/>
              <w:bottom w:w="80" w:type="dxa"/>
              <w:right w:w="120" w:type="dxa"/>
            </w:tcMar>
          </w:tcPr>
          <w:p>
            <w:pPr>
              <w:pStyle w:val="BodytextTable"/>
            </w:pPr>
            <w:ins w:id="20635" w:author="Nhóm dự án" w:date="2026-10-02T09:00:00Z">
              <w:r>
                <w:t xml:space="preserve">Dung lượng lưu trữ vượt dự kiến</w:t>
              </w:r>
            </w:ins>
          </w:p>
        </w:tc>
        <w:tc>
          <w:tcPr>
            <w:tcW w:w="550" w:type="pct"/>
            <w:tcMar>
              <w:top w:w="80" w:type="dxa"/>
              <w:left w:w="120" w:type="dxa"/>
              <w:bottom w:w="80" w:type="dxa"/>
              <w:right w:w="120" w:type="dxa"/>
            </w:tcMar>
          </w:tcPr>
          <w:p>
            <w:pPr>
              <w:pStyle w:val="BodytextTable"/>
            </w:pPr>
            <w:ins w:id="20636" w:author="Nhóm dự án" w:date="2026-10-02T09:00:00Z">
              <w:r>
                <w:t xml:space="preserve">Trung bình</w:t>
              </w:r>
            </w:ins>
          </w:p>
        </w:tc>
        <w:tc>
          <w:tcPr>
            <w:tcW w:w="550" w:type="pct"/>
            <w:tcMar>
              <w:top w:w="80" w:type="dxa"/>
              <w:left w:w="120" w:type="dxa"/>
              <w:bottom w:w="80" w:type="dxa"/>
              <w:right w:w="120" w:type="dxa"/>
            </w:tcMar>
          </w:tcPr>
          <w:p>
            <w:pPr>
              <w:pStyle w:val="BodytextTable"/>
            </w:pPr>
            <w:ins w:id="20637" w:author="Nhóm dự án" w:date="2026-10-02T09:00:00Z">
              <w:r>
                <w:t xml:space="preserve">Trung bình</w:t>
              </w:r>
            </w:ins>
          </w:p>
        </w:tc>
        <w:tc>
          <w:tcPr>
            <w:tcW w:w="1950" w:type="pct"/>
            <w:tcMar>
              <w:top w:w="80" w:type="dxa"/>
              <w:left w:w="120" w:type="dxa"/>
              <w:bottom w:w="80" w:type="dxa"/>
              <w:right w:w="120" w:type="dxa"/>
            </w:tcMar>
          </w:tcPr>
          <w:p>
            <w:pPr>
              <w:pStyle w:val="BodytextTable"/>
            </w:pPr>
            <w:ins w:id="20638" w:author="Nhóm dự án" w:date="2026-10-02T09:00:00Z">
              <w:r>
                <w:t xml:space="preserve">Tính toán dung lượng 5 năm ở Giai đoạn 1; theo dõi định kỳ; chuyển dữ liệu trên 2 năm sang lưu trữ dài hạn.</w:t>
              </w:r>
            </w:ins>
          </w:p>
        </w:tc>
        <w:tc>
          <w:tcPr>
            <w:tcW w:w="800" w:type="pct"/>
            <w:tcMar>
              <w:top w:w="80" w:type="dxa"/>
              <w:left w:w="120" w:type="dxa"/>
              <w:bottom w:w="80" w:type="dxa"/>
              <w:right w:w="120" w:type="dxa"/>
            </w:tcMar>
          </w:tcPr>
          <w:p>
            <w:pPr>
              <w:pStyle w:val="BodytextTable"/>
            </w:pPr>
            <w:ins w:id="20639" w:author="Nhóm dự án" w:date="2026-10-02T09:00:00Z">
              <w:r>
                <w:t xml:space="preserve">Lê Minh Trí</w:t>
              </w:r>
            </w:ins>
          </w:p>
        </w:tc>
      </w:tr>
      <w:tr>
        <w:trPr>
          <w:ins w:id="20640" w:author="Nhóm dự án" w:date="2026-10-02T09:00:00Z"/>
        </w:trPr>
        <w:tc>
          <w:tcPr>
            <w:tcW w:w="1150" w:type="pct"/>
            <w:tcMar>
              <w:top w:w="80" w:type="dxa"/>
              <w:left w:w="120" w:type="dxa"/>
              <w:bottom w:w="80" w:type="dxa"/>
              <w:right w:w="120" w:type="dxa"/>
            </w:tcMar>
          </w:tcPr>
          <w:p>
            <w:pPr>
              <w:pStyle w:val="BodytextTable"/>
            </w:pPr>
            <w:ins w:id="20641" w:author="Nhóm dự án" w:date="2026-10-02T09:00:00Z">
              <w:r>
                <w:t xml:space="preserve">Chi phí dịch vụ AI vượt dự toán</w:t>
              </w:r>
            </w:ins>
          </w:p>
        </w:tc>
        <w:tc>
          <w:tcPr>
            <w:tcW w:w="550" w:type="pct"/>
            <w:tcMar>
              <w:top w:w="80" w:type="dxa"/>
              <w:left w:w="120" w:type="dxa"/>
              <w:bottom w:w="80" w:type="dxa"/>
              <w:right w:w="120" w:type="dxa"/>
            </w:tcMar>
          </w:tcPr>
          <w:p>
            <w:pPr>
              <w:pStyle w:val="BodytextTable"/>
            </w:pPr>
            <w:ins w:id="20642" w:author="Nhóm dự án" w:date="2026-10-02T09:00:00Z">
              <w:r>
                <w:t xml:space="preserve">Thấp</w:t>
              </w:r>
            </w:ins>
          </w:p>
        </w:tc>
        <w:tc>
          <w:tcPr>
            <w:tcW w:w="550" w:type="pct"/>
            <w:tcMar>
              <w:top w:w="80" w:type="dxa"/>
              <w:left w:w="120" w:type="dxa"/>
              <w:bottom w:w="80" w:type="dxa"/>
              <w:right w:w="120" w:type="dxa"/>
            </w:tcMar>
          </w:tcPr>
          <w:p>
            <w:pPr>
              <w:pStyle w:val="BodytextTable"/>
            </w:pPr>
            <w:ins w:id="20643" w:author="Nhóm dự án" w:date="2026-10-02T09:00:00Z">
              <w:r>
                <w:t xml:space="preserve">Thấp</w:t>
              </w:r>
            </w:ins>
          </w:p>
        </w:tc>
        <w:tc>
          <w:tcPr>
            <w:tcW w:w="1950" w:type="pct"/>
            <w:tcMar>
              <w:top w:w="80" w:type="dxa"/>
              <w:left w:w="120" w:type="dxa"/>
              <w:bottom w:w="80" w:type="dxa"/>
              <w:right w:w="120" w:type="dxa"/>
            </w:tcMar>
          </w:tcPr>
          <w:p>
            <w:pPr>
              <w:pStyle w:val="BodytextTable"/>
            </w:pPr>
            <w:ins w:id="20644" w:author="Nhóm dự án" w:date="2026-10-02T09:00:00Z">
              <w:r>
                <w:t xml:space="preserve">Bật/tắt chức năng AI linh hoạt (mục 4.8); theo dõi chi phí sử dụng hằng tháng.</w:t>
              </w:r>
            </w:ins>
          </w:p>
        </w:tc>
        <w:tc>
          <w:tcPr>
            <w:tcW w:w="800" w:type="pct"/>
            <w:tcMar>
              <w:top w:w="80" w:type="dxa"/>
              <w:left w:w="120" w:type="dxa"/>
              <w:bottom w:w="80" w:type="dxa"/>
              <w:right w:w="120" w:type="dxa"/>
            </w:tcMar>
          </w:tcPr>
          <w:p>
            <w:pPr>
              <w:pStyle w:val="BodytextTable"/>
            </w:pPr>
            <w:ins w:id="20645" w:author="Nhóm dự án" w:date="2026-10-02T09:00:00Z">
              <w:r>
                <w:t xml:space="preserve">Lê Minh Trí</w:t>
              </w:r>
            </w:ins>
          </w:p>
        </w:tc>
      </w:tr>
    </w:tbl>
    <w:p w14:paraId="21D2A522" w14:textId="77777777" w:rsidR="00113F4C" w:rsidRPr="00113F4C" w:rsidRDefault="00113F4C" w:rsidP="00113F4C">
      <w:pPr>
        <w:rPr>
          <w:lang w:val="en-US"/>
        </w:rPr>
      </w:pPr>
    </w:p>
    <w:p w14:paraId="3CFA97E4" w14:textId="1E850386" w:rsidR="000D3909" w:rsidRDefault="000D3909" w:rsidP="00CD5D9A">
      <w:pPr>
        <w:pStyle w:val="Heading1"/>
      </w:pPr>
      <w:r>
        <w:t xml:space="preserve">6. ĐÁNH GIÁ DỰ ÁN</w:t>
      </w:r>
    </w:p>
    <w:p w14:paraId="7AE849E7" w14:textId="77777777" w:rsidR="003979C7" w:rsidRDefault="003979C7" w:rsidP="003979C7">
      <w:pPr>
        <w:pStyle w:val="Heading2"/>
      </w:pPr>
      <w:r>
        <w:t xml:space="preserve">6.1. Chế độ </w:t>
      </w:r>
      <w:commentRangeStart w:id="400"/>
      <w:commentRangeStart w:id="527"/>
      <w:r>
        <w:t>báo cáo</w:t>
      </w:r>
      <w:commentRangeEnd w:id="527"/>
      <w:commentRangeEnd w:id="400"/>
      <w:r>
        <w:rPr>
          <w:rStyle w:val="CommentReference"/>
          <w:sz w:val="24"/>
          <w:szCs w:val="24"/>
        </w:rPr>
        <w:commentReference w:id="400"/>
      </w:r>
      <w:r>
        <w:rPr>
          <w:rStyle w:val="CommentReference"/>
        </w:rPr>
        <w:commentReference w:id="527"/>
      </w:r>
    </w:p>
    <w:p>
      <w:pPr>
        <w:pStyle w:val="Bodytext"/>
        <w:rPr>
          <w:ins w:id="20647" w:author="Nhóm dự án" w:date="2026-10-02T09:00:00Z"/>
        </w:rPr>
      </w:pPr>
      <w:ins w:id="20648" w:author="Nhóm dự án" w:date="2026-10-02T09:00:00Z">
        <w:r>
          <w:t xml:space="preserve">Nhóm dự án báo cáo quá trình triển khai dự án theo chế độ sau:</w:t>
        </w:r>
      </w:ins>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79"/>
        <w:gridCol w:w="3026"/>
        <w:gridCol w:w="2017"/>
        <w:gridCol w:w="2973"/>
      </w:tblGrid>
      <w:tr w:rsidR="003979C7" w14:paraId="29B0A1C0" w14:textId="77777777" w:rsidTr="00EB577A">
        <w:trPr>
          <w:tblHeader/>
        </w:trPr>
        <w:tc>
          <w:tcPr>
            <w:tcW w:w="1069" w:type="pct"/>
            <w:shd w:val="clear" w:color="auto" w:fill="D5E8F0"/>
            <w:tcMar>
              <w:top w:w="80" w:type="dxa"/>
              <w:left w:w="120" w:type="dxa"/>
              <w:bottom w:w="80" w:type="dxa"/>
              <w:right w:w="120" w:type="dxa"/>
            </w:tcMar>
          </w:tcPr>
          <w:p w14:paraId="3C68200C" w14:textId="77777777" w:rsidR="003979C7" w:rsidRDefault="003979C7" w:rsidP="003979C7">
            <w:pPr>
              <w:pStyle w:val="Titlecolumnoftable"/>
            </w:pPr>
            <w:r>
              <w:t>Loại báo cáo</w:t>
            </w:r>
          </w:p>
        </w:tc>
        <w:tc>
          <w:tcPr>
            <w:tcW w:w="1484" w:type="pct"/>
            <w:shd w:val="clear" w:color="auto" w:fill="D5E8F0"/>
            <w:tcMar>
              <w:top w:w="80" w:type="dxa"/>
              <w:left w:w="120" w:type="dxa"/>
              <w:bottom w:w="80" w:type="dxa"/>
              <w:right w:w="120" w:type="dxa"/>
            </w:tcMar>
          </w:tcPr>
          <w:p w14:paraId="01A25364" w14:textId="77777777" w:rsidR="003979C7" w:rsidRDefault="003979C7" w:rsidP="003979C7">
            <w:pPr>
              <w:pStyle w:val="Titlecolumnoftable"/>
            </w:pPr>
            <w:r>
              <w:t>Nội dung</w:t>
            </w:r>
          </w:p>
        </w:tc>
        <w:tc>
          <w:tcPr>
            <w:tcW w:w="989" w:type="pct"/>
            <w:shd w:val="clear" w:color="auto" w:fill="D5E8F0"/>
            <w:tcMar>
              <w:top w:w="80" w:type="dxa"/>
              <w:left w:w="120" w:type="dxa"/>
              <w:bottom w:w="80" w:type="dxa"/>
              <w:right w:w="120" w:type="dxa"/>
            </w:tcMar>
          </w:tcPr>
          <w:p w14:paraId="4B65CD70" w14:textId="77777777" w:rsidR="003979C7" w:rsidRDefault="003979C7" w:rsidP="003979C7">
            <w:pPr>
              <w:pStyle w:val="Titlecolumnoftable"/>
            </w:pPr>
            <w:r>
              <w:t>Tần suất</w:t>
            </w:r>
          </w:p>
        </w:tc>
        <w:tc>
          <w:tcPr>
            <w:tcW w:w="1459" w:type="pct"/>
            <w:shd w:val="clear" w:color="auto" w:fill="D5E8F0"/>
            <w:tcMar>
              <w:top w:w="80" w:type="dxa"/>
              <w:left w:w="120" w:type="dxa"/>
              <w:bottom w:w="80" w:type="dxa"/>
              <w:right w:w="120" w:type="dxa"/>
            </w:tcMar>
          </w:tcPr>
          <w:p w14:paraId="1B871EAD" w14:textId="77777777" w:rsidR="003979C7" w:rsidRDefault="003979C7" w:rsidP="003979C7">
            <w:pPr>
              <w:pStyle w:val="Titlecolumnoftable"/>
            </w:pPr>
            <w:del w:id="20649" w:author="Nhóm dự án" w:date="2026-10-02T09:00:00Z">
              <w:r>
                <w:delText xml:space="preserve">Người/đơn vị báo cáo</w:delText>
              </w:r>
            </w:del>
            <w:ins w:id="20650" w:author="Nhóm dự án" w:date="2026-10-02T09:00:00Z">
              <w:r>
                <w:t xml:space="preserve">Người báo cáo → Nơi nhận</w:t>
              </w:r>
            </w:ins>
          </w:p>
        </w:tc>
      </w:tr>
      <w:tr w:rsidR="003979C7" w14:paraId="6851557E" w14:textId="77777777" w:rsidTr="00EB577A">
        <w:trPr>
          <w:del w:id="20655" w:author="Nhóm dự án" w:date="2026-10-02T09:00:00Z"/>
        </w:trPr>
        <w:tc>
          <w:tcPr>
            <w:tcW w:w="1069" w:type="pct"/>
            <w:tcMar>
              <w:top w:w="80" w:type="dxa"/>
              <w:left w:w="120" w:type="dxa"/>
              <w:bottom w:w="80" w:type="dxa"/>
              <w:right w:w="120" w:type="dxa"/>
            </w:tcMar>
          </w:tcPr>
          <w:p w14:paraId="783A007D" w14:textId="77777777" w:rsidR="003979C7" w:rsidRDefault="003979C7" w:rsidP="003979C7">
            <w:pPr>
              <w:pStyle w:val="BodytextTable"/>
            </w:pPr>
            <w:del w:id="20651" w:author="Nhóm dự án" w:date="2026-10-02T09:00:00Z">
              <w:r>
                <w:delText>Báo cáo vận hành</w:delText>
              </w:r>
            </w:del>
          </w:p>
        </w:tc>
        <w:tc>
          <w:tcPr>
            <w:tcW w:w="1484" w:type="pct"/>
            <w:tcMar>
              <w:top w:w="80" w:type="dxa"/>
              <w:left w:w="120" w:type="dxa"/>
              <w:bottom w:w="80" w:type="dxa"/>
              <w:right w:w="120" w:type="dxa"/>
            </w:tcMar>
          </w:tcPr>
          <w:p w14:paraId="6431AF06" w14:textId="77777777" w:rsidR="003979C7" w:rsidRDefault="003979C7" w:rsidP="003979C7">
            <w:pPr>
              <w:pStyle w:val="BodytextTable"/>
            </w:pPr>
            <w:del w:id="20652" w:author="Nhóm dự án" w:date="2026-10-02T09:00:00Z">
              <w:r>
                <w:delText>Số phiếu phát sinh, tỷ lệ đúng hạn SLA, thời gian tiếp nhận trung bình, số lỗi hệ thống (HTTP 5xx)</w:delText>
              </w:r>
            </w:del>
          </w:p>
        </w:tc>
        <w:tc>
          <w:tcPr>
            <w:tcW w:w="989" w:type="pct"/>
            <w:tcMar>
              <w:top w:w="80" w:type="dxa"/>
              <w:left w:w="120" w:type="dxa"/>
              <w:bottom w:w="80" w:type="dxa"/>
              <w:right w:w="120" w:type="dxa"/>
            </w:tcMar>
          </w:tcPr>
          <w:p w14:paraId="61145D82" w14:textId="77777777" w:rsidR="003979C7" w:rsidRDefault="003979C7" w:rsidP="003979C7">
            <w:pPr>
              <w:pStyle w:val="BodytextTable"/>
            </w:pPr>
            <w:del w:id="20653" w:author="Nhóm dự án" w:date="2026-10-02T09:00:00Z">
              <w:r>
                <w:delText>Hàng tháng</w:delText>
              </w:r>
            </w:del>
          </w:p>
        </w:tc>
        <w:tc>
          <w:tcPr>
            <w:tcW w:w="1459" w:type="pct"/>
            <w:tcMar>
              <w:top w:w="80" w:type="dxa"/>
              <w:left w:w="120" w:type="dxa"/>
              <w:bottom w:w="80" w:type="dxa"/>
              <w:right w:w="120" w:type="dxa"/>
            </w:tcMar>
          </w:tcPr>
          <w:p w14:paraId="65542661" w14:textId="77777777" w:rsidR="003979C7" w:rsidRDefault="003979C7" w:rsidP="003979C7">
            <w:pPr>
              <w:pStyle w:val="BodytextTable"/>
            </w:pPr>
            <w:del w:id="20654" w:author="Nhóm dự án" w:date="2026-10-02T09:00:00Z">
              <w:r>
                <w:delText>Lê Minh Trí → Phó trưởng Phòng Quản trị</w:delText>
              </w:r>
            </w:del>
          </w:p>
        </w:tc>
      </w:tr>
      <w:tr w:rsidR="003979C7" w14:paraId="724C191F" w14:textId="77777777" w:rsidTr="00EB577A">
        <w:trPr>
          <w:del w:id="20661" w:author="Nhóm dự án" w:date="2026-10-02T09:00:00Z"/>
        </w:trPr>
        <w:tc>
          <w:tcPr>
            <w:tcW w:w="1069" w:type="pct"/>
            <w:tcMar>
              <w:top w:w="80" w:type="dxa"/>
              <w:left w:w="120" w:type="dxa"/>
              <w:bottom w:w="80" w:type="dxa"/>
              <w:right w:w="120" w:type="dxa"/>
            </w:tcMar>
          </w:tcPr>
          <w:p w14:paraId="13499F17" w14:textId="77777777" w:rsidR="003979C7" w:rsidRDefault="003979C7" w:rsidP="003979C7">
            <w:pPr>
              <w:pStyle w:val="BodytextTable"/>
            </w:pPr>
            <w:del w:id="20656" w:author="Nhóm dự án" w:date="2026-10-02T09:00:00Z">
              <w:r>
                <w:delText>Báo cáo chất lượng dịch vụ</w:delText>
              </w:r>
            </w:del>
          </w:p>
        </w:tc>
        <w:tc>
          <w:tcPr>
            <w:tcW w:w="1484" w:type="pct"/>
            <w:tcMar>
              <w:top w:w="80" w:type="dxa"/>
              <w:left w:w="120" w:type="dxa"/>
              <w:bottom w:w="80" w:type="dxa"/>
              <w:right w:w="120" w:type="dxa"/>
            </w:tcMar>
          </w:tcPr>
          <w:p w14:paraId="0A68E071" w14:textId="77777777" w:rsidR="003979C7" w:rsidRDefault="003979C7" w:rsidP="003979C7">
            <w:pPr>
              <w:pStyle w:val="BodytextTable"/>
            </w:pPr>
            <w:del w:id="20657" w:author="Nhóm dự án" w:date="2026-10-02T09:00:00Z">
              <w:r>
                <w:delText>Tỷ lệ số hóa phiếu, mức độ hài lòng người dùng, độ phủ thông báo, WAU</w:delText>
              </w:r>
            </w:del>
          </w:p>
        </w:tc>
        <w:tc>
          <w:tcPr>
            <w:tcW w:w="989" w:type="pct"/>
            <w:tcMar>
              <w:top w:w="80" w:type="dxa"/>
              <w:left w:w="120" w:type="dxa"/>
              <w:bottom w:w="80" w:type="dxa"/>
              <w:right w:w="120" w:type="dxa"/>
            </w:tcMar>
          </w:tcPr>
          <w:p w14:paraId="74771388" w14:textId="77777777" w:rsidR="003979C7" w:rsidRDefault="003979C7" w:rsidP="003979C7">
            <w:pPr>
              <w:pStyle w:val="BodytextTable"/>
            </w:pPr>
            <w:del w:id="20658" w:author="Nhóm dự án" w:date="2026-10-02T09:00:00Z">
              <w:r>
                <w:delText>Hàng quý</w:delText>
              </w:r>
            </w:del>
          </w:p>
        </w:tc>
        <w:tc>
          <w:tcPr>
            <w:tcW w:w="1459" w:type="pct"/>
            <w:tcMar>
              <w:top w:w="80" w:type="dxa"/>
              <w:left w:w="120" w:type="dxa"/>
              <w:bottom w:w="80" w:type="dxa"/>
              <w:right w:w="120" w:type="dxa"/>
            </w:tcMar>
          </w:tcPr>
          <w:p w14:paraId="1735495C" w14:textId="77777777" w:rsidR="003979C7" w:rsidRDefault="003979C7" w:rsidP="003979C7">
            <w:pPr>
              <w:pStyle w:val="BodytextTable"/>
            </w:pPr>
            <w:del w:id="20659" w:author="Nhóm dự án" w:date="2026-10-02T09:00:00Z">
              <w:r>
                <w:delText xml:space="preserve">Lê Minh Trí → </w:delText>
              </w:r>
            </w:del>
            <w:commentRangeStart w:id="401"/>
            <w:commentRangeStart w:id="528"/>
            <w:del w:id="20660" w:author="Nhóm dự án" w:date="2026-10-02T09:00:00Z">
              <w:r>
                <w:delText>Phòng QLCL</w:delText>
              </w:r>
            </w:del>
            <w:commentRangeEnd w:id="528"/>
            <w:commentRangeEnd w:id="401"/>
            <w:r>
              <w:rPr>
                <w:rStyle w:val="CommentReference"/>
                <w:sz w:val="24"/>
                <w:szCs w:val="26"/>
              </w:rPr>
              <w:commentReference w:id="401"/>
            </w:r>
            <w:r>
              <w:rPr>
                <w:rStyle w:val="CommentReference"/>
              </w:rPr>
              <w:commentReference w:id="528"/>
            </w:r>
          </w:p>
        </w:tc>
      </w:tr>
      <w:tr w:rsidR="003979C7" w14:paraId="498E0DD2" w14:textId="77777777" w:rsidTr="00EB577A">
        <w:trPr>
          <w:del w:id="20667" w:author="Nhóm dự án" w:date="2026-10-02T09:00:00Z"/>
        </w:trPr>
        <w:tc>
          <w:tcPr>
            <w:tcW w:w="1069" w:type="pct"/>
            <w:tcMar>
              <w:top w:w="80" w:type="dxa"/>
              <w:left w:w="120" w:type="dxa"/>
              <w:bottom w:w="80" w:type="dxa"/>
              <w:right w:w="120" w:type="dxa"/>
            </w:tcMar>
          </w:tcPr>
          <w:p w14:paraId="6C6CBE22" w14:textId="77777777" w:rsidR="003979C7" w:rsidRDefault="003979C7" w:rsidP="003979C7">
            <w:pPr>
              <w:pStyle w:val="BodytextTable"/>
            </w:pPr>
            <w:del w:id="20662" w:author="Nhóm dự án" w:date="2026-10-02T09:00:00Z">
              <w:r>
                <w:lastRenderedPageBreak/>
                <w:delText>Báo cáo kết thúc dự án</w:delText>
              </w:r>
            </w:del>
          </w:p>
        </w:tc>
        <w:tc>
          <w:tcPr>
            <w:tcW w:w="1484" w:type="pct"/>
            <w:tcMar>
              <w:top w:w="80" w:type="dxa"/>
              <w:left w:w="120" w:type="dxa"/>
              <w:bottom w:w="80" w:type="dxa"/>
              <w:right w:w="120" w:type="dxa"/>
            </w:tcMar>
          </w:tcPr>
          <w:p w14:paraId="22C71291" w14:textId="77777777" w:rsidR="003979C7" w:rsidRDefault="003979C7" w:rsidP="003979C7">
            <w:pPr>
              <w:pStyle w:val="BodytextTable"/>
            </w:pPr>
            <w:del w:id="20663" w:author="Nhóm dự án" w:date="2026-10-02T09:00:00Z">
              <w:r>
                <w:delText>Tổng kết tất cả chỉ số, so sánh mục tiêu và kết quả thực tế, bài học kinh nghiệm</w:delText>
              </w:r>
            </w:del>
          </w:p>
        </w:tc>
        <w:tc>
          <w:tcPr>
            <w:tcW w:w="989" w:type="pct"/>
            <w:tcMar>
              <w:top w:w="80" w:type="dxa"/>
              <w:left w:w="120" w:type="dxa"/>
              <w:bottom w:w="80" w:type="dxa"/>
              <w:right w:w="120" w:type="dxa"/>
            </w:tcMar>
          </w:tcPr>
          <w:p w14:paraId="4A201406" w14:textId="77777777" w:rsidR="003979C7" w:rsidRDefault="003979C7" w:rsidP="003979C7">
            <w:pPr>
              <w:pStyle w:val="BodytextTable"/>
            </w:pPr>
            <w:del w:id="20664" w:author="Nhóm dự án" w:date="2026-10-02T09:00:00Z">
              <w:r>
                <w:delText>Kết thúc dự án (Giai đoạn 5)</w:delText>
              </w:r>
            </w:del>
          </w:p>
        </w:tc>
        <w:tc>
          <w:tcPr>
            <w:tcW w:w="1459" w:type="pct"/>
            <w:tcMar>
              <w:top w:w="80" w:type="dxa"/>
              <w:left w:w="120" w:type="dxa"/>
              <w:bottom w:w="80" w:type="dxa"/>
              <w:right w:w="120" w:type="dxa"/>
            </w:tcMar>
          </w:tcPr>
          <w:p w14:paraId="4BAD11BB" w14:textId="77777777" w:rsidR="003979C7" w:rsidRDefault="003979C7" w:rsidP="003979C7">
            <w:pPr>
              <w:pStyle w:val="BodytextTable"/>
            </w:pPr>
            <w:del w:id="20665" w:author="Nhóm dự án" w:date="2026-10-02T09:00:00Z">
              <w:r>
                <w:delText xml:space="preserve">Ban dự án → </w:delText>
              </w:r>
            </w:del>
            <w:commentRangeStart w:id="402"/>
            <w:commentRangeStart w:id="529"/>
            <w:del w:id="20666" w:author="Nhóm dự án" w:date="2026-10-02T09:00:00Z">
              <w:r>
                <w:delText>Ban Giám đốc</w:delText>
              </w:r>
            </w:del>
            <w:commentRangeEnd w:id="529"/>
            <w:commentRangeEnd w:id="402"/>
            <w:r>
              <w:rPr>
                <w:rStyle w:val="CommentReference"/>
                <w:sz w:val="24"/>
                <w:szCs w:val="26"/>
              </w:rPr>
              <w:commentReference w:id="402"/>
            </w:r>
            <w:r>
              <w:rPr>
                <w:rStyle w:val="CommentReference"/>
              </w:rPr>
              <w:commentReference w:id="529"/>
            </w:r>
          </w:p>
        </w:tc>
      </w:tr>
      <w:tr w:rsidR="003979C7" w:rsidTr="00EB577A">
        <w:trPr>
          <w:ins w:id="20668" w:author="Nhóm dự án" w:date="2026-10-02T09:00:00Z"/>
        </w:trPr>
        <w:tc>
          <w:tcPr>
            <w:tcW w:w="1069" w:type="pct"/>
            <w:tcMar>
              <w:top w:w="80" w:type="dxa"/>
              <w:left w:w="120" w:type="dxa"/>
              <w:bottom w:w="80" w:type="dxa"/>
              <w:right w:w="120" w:type="dxa"/>
            </w:tcMar>
          </w:tcPr>
          <w:p>
            <w:pPr>
              <w:pStyle w:val="BodytextTable"/>
            </w:pPr>
            <w:ins w:id="20669" w:author="Nhóm dự án" w:date="2026-10-02T09:00:00Z">
              <w:r>
                <w:t xml:space="preserve">Báo cáo tiến độ triển khai</w:t>
              </w:r>
            </w:ins>
          </w:p>
        </w:tc>
        <w:tc>
          <w:tcPr>
            <w:tcW w:w="1484" w:type="pct"/>
            <w:tcMar>
              <w:top w:w="80" w:type="dxa"/>
              <w:left w:w="120" w:type="dxa"/>
              <w:bottom w:w="80" w:type="dxa"/>
              <w:right w:w="120" w:type="dxa"/>
            </w:tcMar>
          </w:tcPr>
          <w:p>
            <w:pPr>
              <w:pStyle w:val="BodytextTable"/>
            </w:pPr>
            <w:ins w:id="20670" w:author="Nhóm dự án" w:date="2026-10-02T09:00:00Z">
              <w:r>
                <w:t xml:space="preserve">Tiến độ thực hiện so với kế hoạch (Phụ lục 1); kết quả các chỉ số Mục tiêu 1–7; khó khăn phát sinh và đề xuất</w:t>
              </w:r>
            </w:ins>
          </w:p>
        </w:tc>
        <w:tc>
          <w:tcPr>
            <w:tcW w:w="989" w:type="pct"/>
            <w:tcMar>
              <w:top w:w="80" w:type="dxa"/>
              <w:left w:w="120" w:type="dxa"/>
              <w:bottom w:w="80" w:type="dxa"/>
              <w:right w:w="120" w:type="dxa"/>
            </w:tcMar>
          </w:tcPr>
          <w:p>
            <w:pPr>
              <w:pStyle w:val="BodytextTable"/>
            </w:pPr>
            <w:ins w:id="20671" w:author="Nhóm dự án" w:date="2026-10-02T09:00:00Z">
              <w:r>
                <w:t xml:space="preserve">Hằng tháng</w:t>
              </w:r>
            </w:ins>
          </w:p>
        </w:tc>
        <w:tc>
          <w:tcPr>
            <w:tcW w:w="1459" w:type="pct"/>
            <w:tcMar>
              <w:top w:w="80" w:type="dxa"/>
              <w:left w:w="120" w:type="dxa"/>
              <w:bottom w:w="80" w:type="dxa"/>
              <w:right w:w="120" w:type="dxa"/>
            </w:tcMar>
          </w:tcPr>
          <w:p>
            <w:pPr>
              <w:pStyle w:val="BodytextTable"/>
            </w:pPr>
            <w:ins w:id="20672" w:author="Nhóm dự án" w:date="2026-10-02T09:00:00Z">
              <w:r>
                <w:t xml:space="preserve">Nhóm dự án (Lê Minh Trí) → Phòng Quản trị</w:t>
              </w:r>
            </w:ins>
          </w:p>
        </w:tc>
      </w:tr>
      <w:tr w:rsidR="003979C7" w:rsidTr="00EB577A">
        <w:trPr>
          <w:ins w:id="20673" w:author="Nhóm dự án" w:date="2026-10-02T09:00:00Z"/>
        </w:trPr>
        <w:tc>
          <w:tcPr>
            <w:tcW w:w="1069" w:type="pct"/>
            <w:tcMar>
              <w:top w:w="80" w:type="dxa"/>
              <w:left w:w="120" w:type="dxa"/>
              <w:bottom w:w="80" w:type="dxa"/>
              <w:right w:w="120" w:type="dxa"/>
            </w:tcMar>
          </w:tcPr>
          <w:p>
            <w:pPr>
              <w:pStyle w:val="BodytextTable"/>
            </w:pPr>
            <w:ins w:id="20674" w:author="Nhóm dự án" w:date="2026-10-02T09:00:00Z">
              <w:r>
                <w:t xml:space="preserve">Báo cáo giám sát định kỳ</w:t>
              </w:r>
            </w:ins>
          </w:p>
        </w:tc>
        <w:tc>
          <w:tcPr>
            <w:tcW w:w="1484" w:type="pct"/>
            <w:tcMar>
              <w:top w:w="80" w:type="dxa"/>
              <w:left w:w="120" w:type="dxa"/>
              <w:bottom w:w="80" w:type="dxa"/>
              <w:right w:w="120" w:type="dxa"/>
            </w:tcMar>
          </w:tcPr>
          <w:p>
            <w:pPr>
              <w:pStyle w:val="BodytextTable"/>
            </w:pPr>
            <w:ins w:id="20675" w:author="Nhóm dự án" w:date="2026-10-02T09:00:00Z">
              <w:r>
                <w:t xml:space="preserve">Kết quả các chỉ số so với mục tiêu; biện pháp điều chỉnh</w:t>
              </w:r>
            </w:ins>
          </w:p>
        </w:tc>
        <w:tc>
          <w:tcPr>
            <w:tcW w:w="989" w:type="pct"/>
            <w:tcMar>
              <w:top w:w="80" w:type="dxa"/>
              <w:left w:w="120" w:type="dxa"/>
              <w:bottom w:w="80" w:type="dxa"/>
              <w:right w:w="120" w:type="dxa"/>
            </w:tcMar>
          </w:tcPr>
          <w:p>
            <w:pPr>
              <w:pStyle w:val="BodytextTable"/>
            </w:pPr>
            <w:ins w:id="20676" w:author="Nhóm dự án" w:date="2026-10-02T09:00:00Z">
              <w:r>
                <w:t xml:space="preserve">Hằng quý</w:t>
              </w:r>
            </w:ins>
          </w:p>
        </w:tc>
        <w:tc>
          <w:tcPr>
            <w:tcW w:w="1459" w:type="pct"/>
            <w:tcMar>
              <w:top w:w="80" w:type="dxa"/>
              <w:left w:w="120" w:type="dxa"/>
              <w:bottom w:w="80" w:type="dxa"/>
              <w:right w:w="120" w:type="dxa"/>
            </w:tcMar>
          </w:tcPr>
          <w:p>
            <w:pPr>
              <w:pStyle w:val="BodytextTable"/>
            </w:pPr>
            <w:ins w:id="20677" w:author="Nhóm dự án" w:date="2026-10-02T09:00:00Z">
              <w:r>
                <w:t xml:space="preserve">Nhóm dự án → Phòng QLCL (Thành viên Hội đồng giám sát)</w:t>
              </w:r>
            </w:ins>
          </w:p>
        </w:tc>
      </w:tr>
      <w:tr w:rsidR="003979C7" w:rsidTr="00EB577A">
        <w:trPr>
          <w:ins w:id="20678" w:author="Nhóm dự án" w:date="2026-10-02T09:00:00Z"/>
        </w:trPr>
        <w:tc>
          <w:tcPr>
            <w:tcW w:w="1069" w:type="pct"/>
            <w:tcMar>
              <w:top w:w="80" w:type="dxa"/>
              <w:left w:w="120" w:type="dxa"/>
              <w:bottom w:w="80" w:type="dxa"/>
              <w:right w:w="120" w:type="dxa"/>
            </w:tcMar>
          </w:tcPr>
          <w:p>
            <w:pPr>
              <w:pStyle w:val="BodytextTable"/>
            </w:pPr>
            <w:ins w:id="20679" w:author="Nhóm dự án" w:date="2026-10-02T09:00:00Z">
              <w:r>
                <w:t xml:space="preserve">Báo cáo kết thúc dự án</w:t>
              </w:r>
            </w:ins>
          </w:p>
        </w:tc>
        <w:tc>
          <w:tcPr>
            <w:tcW w:w="1484" w:type="pct"/>
            <w:tcMar>
              <w:top w:w="80" w:type="dxa"/>
              <w:left w:w="120" w:type="dxa"/>
              <w:bottom w:w="80" w:type="dxa"/>
              <w:right w:w="120" w:type="dxa"/>
            </w:tcMar>
          </w:tcPr>
          <w:p>
            <w:pPr>
              <w:pStyle w:val="BodytextTable"/>
            </w:pPr>
            <w:ins w:id="20680" w:author="Nhóm dự án" w:date="2026-10-02T09:00:00Z">
              <w:r>
                <w:t xml:space="preserve">Tổng kết các chỉ số, so sánh trước và sau can thiệp, bài học kinh nghiệm, đề xuất duy trì/nhân rộng</w:t>
              </w:r>
            </w:ins>
          </w:p>
        </w:tc>
        <w:tc>
          <w:tcPr>
            <w:tcW w:w="989" w:type="pct"/>
            <w:tcMar>
              <w:top w:w="80" w:type="dxa"/>
              <w:left w:w="120" w:type="dxa"/>
              <w:bottom w:w="80" w:type="dxa"/>
              <w:right w:w="120" w:type="dxa"/>
            </w:tcMar>
          </w:tcPr>
          <w:p>
            <w:pPr>
              <w:pStyle w:val="BodytextTable"/>
            </w:pPr>
            <w:ins w:id="20681" w:author="Nhóm dự án" w:date="2026-10-02T09:00:00Z">
              <w:r>
                <w:t xml:space="preserve">Sau ngày 31/12/2026</w:t>
              </w:r>
            </w:ins>
          </w:p>
        </w:tc>
        <w:tc>
          <w:tcPr>
            <w:tcW w:w="1459" w:type="pct"/>
            <w:tcMar>
              <w:top w:w="80" w:type="dxa"/>
              <w:left w:w="120" w:type="dxa"/>
              <w:bottom w:w="80" w:type="dxa"/>
              <w:right w:w="120" w:type="dxa"/>
            </w:tcMar>
          </w:tcPr>
          <w:p>
            <w:pPr>
              <w:pStyle w:val="BodytextTable"/>
            </w:pPr>
            <w:ins w:id="20682" w:author="Nhóm dự án" w:date="2026-10-02T09:00:00Z">
              <w:r>
                <w:t xml:space="preserve">Nhóm dự án → Phòng QLCL, trình Hội đồng QLCL và Ban Giám đốc</w:t>
              </w:r>
            </w:ins>
          </w:p>
        </w:tc>
      </w:tr>
    </w:tbl>
    <w:p w14:paraId="69B517CA" w14:textId="77777777" w:rsidR="003979C7" w:rsidRDefault="003979C7" w:rsidP="003979C7"/>
    <w:p w14:paraId="635E8CCD" w14:textId="77777777" w:rsidR="003979C7" w:rsidRDefault="003979C7" w:rsidP="003979C7">
      <w:pPr>
        <w:pStyle w:val="Heading2"/>
      </w:pPr>
      <w:r>
        <w:t xml:space="preserve">6.2. </w:t>
      </w:r>
      <w:commentRangeStart w:id="403"/>
      <w:commentRangeStart w:id="530"/>
      <w:r>
        <w:t>Giám sát</w:t>
      </w:r>
      <w:commentRangeEnd w:id="530"/>
      <w:commentRangeEnd w:id="403"/>
      <w:r>
        <w:rPr>
          <w:rStyle w:val="CommentReference"/>
          <w:sz w:val="24"/>
          <w:szCs w:val="24"/>
        </w:rPr>
        <w:commentReference w:id="403"/>
      </w:r>
      <w:r>
        <w:rPr>
          <w:rStyle w:val="CommentReference"/>
        </w:rPr>
        <w:commentReference w:id="530"/>
      </w:r>
    </w:p>
    <w:p w14:paraId="3D4C8E4E" w14:textId="77777777" w:rsidR="003979C7" w:rsidRPr="003979C7" w:rsidRDefault="003979C7" w:rsidP="003979C7">
      <w:pPr>
        <w:pStyle w:val="Listbullet-"/>
      </w:pPr>
      <w:del w:id="20683" w:author="Nhóm dự án" w:date="2026-10-02T09:00:00Z">
        <w:r>
          <w:delText>Người/đơn vị chịu trách nhiệm giám sát: Phòng Quản lý Chất lượng phối hợp Trưởng Phòng Quản trị.</w:delText>
        </w:r>
      </w:del>
      <w:ins w:id="20684" w:author="Nhóm dự án" w:date="2026-10-02T09:00:00Z">
        <w:r>
          <w:t xml:space="preserve">Người giám sát: </w:t>
        </w:r>
        <w:r>
          <w:rPr>
            <w:highlight w:val="yellow"/>
          </w:rPr>
          <w:t xml:space="preserve">[Họ và tên]</w:t>
        </w:r>
        <w:r>
          <w:t xml:space="preserve"> – Thành viên Hội đồng Quản lý chất lượng (Phòng QLCL).</w:t>
        </w:r>
      </w:ins>
    </w:p>
    <w:p w14:paraId="3CFC2D83" w14:textId="77777777" w:rsidR="003979C7" w:rsidRPr="003979C7" w:rsidRDefault="003979C7" w:rsidP="003979C7">
      <w:pPr>
        <w:pStyle w:val="Listbullet-"/>
      </w:pPr>
      <w:del w:id="20685" w:author="Nhóm dự án" w:date="2026-10-02T09:00:00Z">
        <w:r>
          <w:delText>Phương thức giám sát: truy cập dashboard hệ thống (ops.bih-ai.com) trực tiếp theo thời gian thực; họp đánh giá vận hành hàng tháng với Ban dự án.</w:delText>
        </w:r>
      </w:del>
      <w:ins w:id="20686" w:author="Nhóm dự án" w:date="2026-10-02T09:00:00Z">
        <w:r>
          <w:t xml:space="preserve">Phương thức giám sát: xem xét báo cáo định kỳ của nhóm dự án (mục 6.1); đối chiếu tiến độ thực tế với biểu đồ Gantt (Phụ lục 1); kiểm tra số liệu các chỉ số trực tiếp trên hệ thống khi cần.</w:t>
        </w:r>
      </w:ins>
    </w:p>
    <w:p w14:paraId="316AD900" w14:textId="77777777" w:rsidR="003979C7" w:rsidRPr="003979C7" w:rsidRDefault="003979C7" w:rsidP="003979C7">
      <w:pPr>
        <w:pStyle w:val="Listbullet-"/>
      </w:pPr>
      <w:del w:id="20687" w:author="Nhóm dự án" w:date="2026-10-02T09:00:00Z">
        <w:r>
          <w:delText>Đánh giá độc lập: Phòng QLCL thực hiện đánh giá định kỳ hàng quý dựa trên dữ liệu xuất từ hệ thống và kết quả khảo sát người dùng.</w:delText>
        </w:r>
      </w:del>
      <w:ins w:id="20688" w:author="Nhóm dự án" w:date="2026-10-02T09:00:00Z">
        <w:r>
          <w:t xml:space="preserve">Kết quả giám sát được phản hồi cho nhóm dự án để điều chỉnh kịp thời và báo cáo Hội đồng QLCL theo quy định.</w:t>
        </w:r>
      </w:ins>
    </w:p>
    <w:p w14:paraId="6B13A9BE" w14:textId="77777777" w:rsidR="003979C7" w:rsidRDefault="003979C7" w:rsidP="003979C7">
      <w:pPr>
        <w:pStyle w:val="Heading2"/>
      </w:pPr>
      <w:r>
        <w:t>6.3. Cách thức đo lường hiệu quả can thiệp</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2180"/>
        <w:gridCol w:w="2689"/>
        <w:gridCol w:w="2186"/>
        <w:gridCol w:w="1513"/>
        <w:gridCol w:w="1627"/>
      </w:tblGrid>
      <w:tr w:rsidR="00EB577A" w14:paraId="278BBFC2" w14:textId="77777777" w:rsidTr="00EB577A">
        <w:trPr>
          <w:tblHeader/>
          <w:del w:id="20695" w:author="Nhóm dự án" w:date="2026-10-02T09:00:00Z"/>
        </w:trPr>
        <w:tc>
          <w:tcPr>
            <w:tcW w:w="1069" w:type="pct"/>
            <w:shd w:val="clear" w:color="auto" w:fill="D5E8F0"/>
            <w:tcMar>
              <w:top w:w="80" w:type="dxa"/>
              <w:left w:w="120" w:type="dxa"/>
              <w:bottom w:w="80" w:type="dxa"/>
              <w:right w:w="120" w:type="dxa"/>
            </w:tcMar>
          </w:tcPr>
          <w:p w14:paraId="6C63C892" w14:textId="77777777" w:rsidR="003979C7" w:rsidRDefault="003979C7" w:rsidP="003979C7">
            <w:pPr>
              <w:pStyle w:val="Titlecolumnoftable"/>
            </w:pPr>
            <w:del w:id="20689" w:author="Nhóm dự án" w:date="2026-10-02T09:00:00Z">
              <w:r>
                <w:delText>Chỉ số</w:delText>
              </w:r>
            </w:del>
          </w:p>
        </w:tc>
        <w:tc>
          <w:tcPr>
            <w:tcW w:w="1319" w:type="pct"/>
            <w:shd w:val="clear" w:color="auto" w:fill="D5E8F0"/>
            <w:tcMar>
              <w:top w:w="80" w:type="dxa"/>
              <w:left w:w="120" w:type="dxa"/>
              <w:bottom w:w="80" w:type="dxa"/>
              <w:right w:w="120" w:type="dxa"/>
            </w:tcMar>
          </w:tcPr>
          <w:p w14:paraId="5AB7E350" w14:textId="77777777" w:rsidR="008153B3" w:rsidRDefault="003979C7" w:rsidP="003979C7">
            <w:pPr>
              <w:pStyle w:val="Titlecolumnoftable"/>
            </w:pPr>
            <w:del w:id="20690" w:author="Nhóm dự án" w:date="2026-10-02T09:00:00Z">
              <w:r>
                <w:delText xml:space="preserve">Định nghĩa / </w:delText>
              </w:r>
            </w:del>
          </w:p>
          <w:p w14:paraId="4B126E44" w14:textId="485E0A24" w:rsidR="003979C7" w:rsidRDefault="003979C7" w:rsidP="003979C7">
            <w:pPr>
              <w:pStyle w:val="Titlecolumnoftable"/>
            </w:pPr>
            <w:del w:id="20691" w:author="Nhóm dự án" w:date="2026-10-02T09:00:00Z">
              <w:r>
                <w:delText>Công thức đo</w:delText>
              </w:r>
            </w:del>
          </w:p>
        </w:tc>
        <w:tc>
          <w:tcPr>
            <w:tcW w:w="1072" w:type="pct"/>
            <w:shd w:val="clear" w:color="auto" w:fill="D5E8F0"/>
            <w:tcMar>
              <w:top w:w="80" w:type="dxa"/>
              <w:left w:w="120" w:type="dxa"/>
              <w:bottom w:w="80" w:type="dxa"/>
              <w:right w:w="120" w:type="dxa"/>
            </w:tcMar>
          </w:tcPr>
          <w:p w14:paraId="1D1D0FD4" w14:textId="77777777" w:rsidR="003979C7" w:rsidRDefault="003979C7" w:rsidP="003979C7">
            <w:pPr>
              <w:pStyle w:val="Titlecolumnoftable"/>
            </w:pPr>
            <w:del w:id="20692" w:author="Nhóm dự án" w:date="2026-10-02T09:00:00Z">
              <w:r>
                <w:delText>Nguồn dữ liệu</w:delText>
              </w:r>
            </w:del>
          </w:p>
        </w:tc>
        <w:tc>
          <w:tcPr>
            <w:tcW w:w="742" w:type="pct"/>
            <w:shd w:val="clear" w:color="auto" w:fill="D5E8F0"/>
            <w:tcMar>
              <w:top w:w="80" w:type="dxa"/>
              <w:left w:w="120" w:type="dxa"/>
              <w:bottom w:w="80" w:type="dxa"/>
              <w:right w:w="120" w:type="dxa"/>
            </w:tcMar>
          </w:tcPr>
          <w:p w14:paraId="7EF50BC8" w14:textId="77777777" w:rsidR="003979C7" w:rsidRDefault="003979C7" w:rsidP="003979C7">
            <w:pPr>
              <w:pStyle w:val="Titlecolumnoftable"/>
            </w:pPr>
            <w:del w:id="20693" w:author="Nhóm dự án" w:date="2026-10-02T09:00:00Z">
              <w:r>
                <w:delText>Tần suất</w:delText>
              </w:r>
            </w:del>
          </w:p>
        </w:tc>
        <w:tc>
          <w:tcPr>
            <w:tcW w:w="799" w:type="pct"/>
            <w:shd w:val="clear" w:color="auto" w:fill="D5E8F0"/>
            <w:tcMar>
              <w:top w:w="80" w:type="dxa"/>
              <w:left w:w="120" w:type="dxa"/>
              <w:bottom w:w="80" w:type="dxa"/>
              <w:right w:w="120" w:type="dxa"/>
            </w:tcMar>
          </w:tcPr>
          <w:p w14:paraId="19D1FAB5" w14:textId="77777777" w:rsidR="003979C7" w:rsidRDefault="003979C7" w:rsidP="003979C7">
            <w:pPr>
              <w:pStyle w:val="Titlecolumnoftable"/>
            </w:pPr>
            <w:del w:id="20694" w:author="Nhóm dự án" w:date="2026-10-02T09:00:00Z">
              <w:r>
                <w:delText>Mục tiêu</w:delText>
              </w:r>
            </w:del>
          </w:p>
        </w:tc>
      </w:tr>
      <w:tr w:rsidR="00EB577A" w14:paraId="0D0ED1B0" w14:textId="77777777" w:rsidTr="00EB577A">
        <w:trPr>
          <w:del w:id="20701" w:author="Nhóm dự án" w:date="2026-10-02T09:00:00Z"/>
        </w:trPr>
        <w:tc>
          <w:tcPr>
            <w:tcW w:w="1069" w:type="pct"/>
            <w:tcMar>
              <w:top w:w="80" w:type="dxa"/>
              <w:left w:w="120" w:type="dxa"/>
              <w:bottom w:w="80" w:type="dxa"/>
              <w:right w:w="120" w:type="dxa"/>
            </w:tcMar>
          </w:tcPr>
          <w:p w14:paraId="37482C53" w14:textId="77777777" w:rsidR="003979C7" w:rsidRDefault="003979C7" w:rsidP="003979C7">
            <w:pPr>
              <w:pStyle w:val="BodytextTable"/>
            </w:pPr>
            <w:del w:id="20696" w:author="Nhóm dự án" w:date="2026-10-02T09:00:00Z">
              <w:r>
                <w:delText>Tỷ lệ số hóa phiếu</w:delText>
              </w:r>
            </w:del>
          </w:p>
        </w:tc>
        <w:tc>
          <w:tcPr>
            <w:tcW w:w="1319" w:type="pct"/>
            <w:tcMar>
              <w:top w:w="80" w:type="dxa"/>
              <w:left w:w="120" w:type="dxa"/>
              <w:bottom w:w="80" w:type="dxa"/>
              <w:right w:w="120" w:type="dxa"/>
            </w:tcMar>
          </w:tcPr>
          <w:p w14:paraId="66D9447E" w14:textId="77777777" w:rsidR="003979C7" w:rsidRDefault="003979C7" w:rsidP="003979C7">
            <w:pPr>
              <w:pStyle w:val="BodytextTable"/>
            </w:pPr>
            <w:del w:id="20697" w:author="Nhóm dự án" w:date="2026-10-02T09:00:00Z">
              <w:r>
                <w:delText>Số phiếu tạo trên hệ thống / Tổng số phiếu phát sinh x 100%</w:delText>
              </w:r>
            </w:del>
          </w:p>
        </w:tc>
        <w:tc>
          <w:tcPr>
            <w:tcW w:w="1072" w:type="pct"/>
            <w:tcMar>
              <w:top w:w="80" w:type="dxa"/>
              <w:left w:w="120" w:type="dxa"/>
              <w:bottom w:w="80" w:type="dxa"/>
              <w:right w:w="120" w:type="dxa"/>
            </w:tcMar>
          </w:tcPr>
          <w:p w14:paraId="38257588" w14:textId="77777777" w:rsidR="003979C7" w:rsidRDefault="003979C7" w:rsidP="003979C7">
            <w:pPr>
              <w:pStyle w:val="BodytextTable"/>
            </w:pPr>
            <w:del w:id="20698" w:author="Nhóm dự án" w:date="2026-10-02T09:00:00Z">
              <w:r>
                <w:delText>Database hệ thống</w:delText>
              </w:r>
            </w:del>
          </w:p>
        </w:tc>
        <w:tc>
          <w:tcPr>
            <w:tcW w:w="742" w:type="pct"/>
            <w:tcMar>
              <w:top w:w="80" w:type="dxa"/>
              <w:left w:w="120" w:type="dxa"/>
              <w:bottom w:w="80" w:type="dxa"/>
              <w:right w:w="120" w:type="dxa"/>
            </w:tcMar>
          </w:tcPr>
          <w:p w14:paraId="101AC17E" w14:textId="77777777" w:rsidR="003979C7" w:rsidRDefault="003979C7" w:rsidP="003979C7">
            <w:pPr>
              <w:pStyle w:val="BodytextTable"/>
            </w:pPr>
            <w:del w:id="20699" w:author="Nhóm dự án" w:date="2026-10-02T09:00:00Z">
              <w:r>
                <w:delText>Hàng tháng</w:delText>
              </w:r>
            </w:del>
          </w:p>
        </w:tc>
        <w:tc>
          <w:tcPr>
            <w:tcW w:w="799" w:type="pct"/>
            <w:tcMar>
              <w:top w:w="80" w:type="dxa"/>
              <w:left w:w="120" w:type="dxa"/>
              <w:bottom w:w="80" w:type="dxa"/>
              <w:right w:w="120" w:type="dxa"/>
            </w:tcMar>
          </w:tcPr>
          <w:p w14:paraId="6D7DC581" w14:textId="77777777" w:rsidR="003979C7" w:rsidRDefault="003979C7" w:rsidP="003979C7">
            <w:pPr>
              <w:pStyle w:val="BodytextTable"/>
            </w:pPr>
            <w:del w:id="20700" w:author="Nhóm dự án" w:date="2026-10-02T09:00:00Z">
              <w:r>
                <w:delText>100%</w:delText>
              </w:r>
            </w:del>
          </w:p>
        </w:tc>
      </w:tr>
      <w:tr w:rsidR="00EB577A" w14:paraId="226468CD" w14:textId="77777777" w:rsidTr="00EB577A">
        <w:trPr>
          <w:del w:id="20707" w:author="Nhóm dự án" w:date="2026-10-02T09:00:00Z"/>
        </w:trPr>
        <w:tc>
          <w:tcPr>
            <w:tcW w:w="1069" w:type="pct"/>
            <w:tcMar>
              <w:top w:w="80" w:type="dxa"/>
              <w:left w:w="120" w:type="dxa"/>
              <w:bottom w:w="80" w:type="dxa"/>
              <w:right w:w="120" w:type="dxa"/>
            </w:tcMar>
          </w:tcPr>
          <w:p w14:paraId="0C8F0F1A" w14:textId="77777777" w:rsidR="003979C7" w:rsidRDefault="003979C7" w:rsidP="003979C7">
            <w:pPr>
              <w:pStyle w:val="BodytextTable"/>
            </w:pPr>
            <w:del w:id="20702" w:author="Nhóm dự án" w:date="2026-10-02T09:00:00Z">
              <w:r>
                <w:delText>Thời gian tiếp nhận trung bình</w:delText>
              </w:r>
            </w:del>
          </w:p>
        </w:tc>
        <w:tc>
          <w:tcPr>
            <w:tcW w:w="1319" w:type="pct"/>
            <w:tcMar>
              <w:top w:w="80" w:type="dxa"/>
              <w:left w:w="120" w:type="dxa"/>
              <w:bottom w:w="80" w:type="dxa"/>
              <w:right w:w="120" w:type="dxa"/>
            </w:tcMar>
          </w:tcPr>
          <w:p w14:paraId="67431AD4" w14:textId="77777777" w:rsidR="003979C7" w:rsidRDefault="003979C7" w:rsidP="003979C7">
            <w:pPr>
              <w:pStyle w:val="BodytextTable"/>
            </w:pPr>
            <w:del w:id="20703" w:author="Nhóm dự án" w:date="2026-10-02T09:00:00Z">
              <w:r>
                <w:delText>Trung bình (Thời điểm tiếp nhận: Thời điểm tạo phiếu) của tất cả phiếu trong kỳ</w:delText>
              </w:r>
            </w:del>
          </w:p>
        </w:tc>
        <w:tc>
          <w:tcPr>
            <w:tcW w:w="1072" w:type="pct"/>
            <w:tcMar>
              <w:top w:w="80" w:type="dxa"/>
              <w:left w:w="120" w:type="dxa"/>
              <w:bottom w:w="80" w:type="dxa"/>
              <w:right w:w="120" w:type="dxa"/>
            </w:tcMar>
          </w:tcPr>
          <w:p w14:paraId="146934AC" w14:textId="77777777" w:rsidR="003979C7" w:rsidRDefault="003979C7" w:rsidP="003979C7">
            <w:pPr>
              <w:pStyle w:val="BodytextTable"/>
            </w:pPr>
            <w:del w:id="20704" w:author="Nhóm dự án" w:date="2026-10-02T09:00:00Z">
              <w:r>
                <w:delText>Log hệ thống</w:delText>
              </w:r>
            </w:del>
          </w:p>
        </w:tc>
        <w:tc>
          <w:tcPr>
            <w:tcW w:w="742" w:type="pct"/>
            <w:tcMar>
              <w:top w:w="80" w:type="dxa"/>
              <w:left w:w="120" w:type="dxa"/>
              <w:bottom w:w="80" w:type="dxa"/>
              <w:right w:w="120" w:type="dxa"/>
            </w:tcMar>
          </w:tcPr>
          <w:p w14:paraId="2316756A" w14:textId="77777777" w:rsidR="003979C7" w:rsidRDefault="003979C7" w:rsidP="003979C7">
            <w:pPr>
              <w:pStyle w:val="BodytextTable"/>
            </w:pPr>
            <w:del w:id="20705" w:author="Nhóm dự án" w:date="2026-10-02T09:00:00Z">
              <w:r>
                <w:delText>Hàng tuần</w:delText>
              </w:r>
            </w:del>
          </w:p>
        </w:tc>
        <w:tc>
          <w:tcPr>
            <w:tcW w:w="799" w:type="pct"/>
            <w:tcMar>
              <w:top w:w="80" w:type="dxa"/>
              <w:left w:w="120" w:type="dxa"/>
              <w:bottom w:w="80" w:type="dxa"/>
              <w:right w:w="120" w:type="dxa"/>
            </w:tcMar>
          </w:tcPr>
          <w:p w14:paraId="2FA32F90" w14:textId="77777777" w:rsidR="003979C7" w:rsidRDefault="003979C7" w:rsidP="003979C7">
            <w:pPr>
              <w:pStyle w:val="BodytextTable"/>
            </w:pPr>
            <w:del w:id="20706" w:author="Nhóm dự án" w:date="2026-10-02T09:00:00Z">
              <w:r>
                <w:delText>&lt; 30 phút</w:delText>
              </w:r>
            </w:del>
          </w:p>
        </w:tc>
      </w:tr>
      <w:tr w:rsidR="00EB577A" w14:paraId="3BB6E113" w14:textId="77777777" w:rsidTr="00EB577A">
        <w:trPr>
          <w:del w:id="20713" w:author="Nhóm dự án" w:date="2026-10-02T09:00:00Z"/>
        </w:trPr>
        <w:tc>
          <w:tcPr>
            <w:tcW w:w="1069" w:type="pct"/>
            <w:tcMar>
              <w:top w:w="80" w:type="dxa"/>
              <w:left w:w="120" w:type="dxa"/>
              <w:bottom w:w="80" w:type="dxa"/>
              <w:right w:w="120" w:type="dxa"/>
            </w:tcMar>
          </w:tcPr>
          <w:p w14:paraId="011550E0" w14:textId="77777777" w:rsidR="003979C7" w:rsidRDefault="003979C7" w:rsidP="003979C7">
            <w:pPr>
              <w:pStyle w:val="BodytextTable"/>
            </w:pPr>
            <w:del w:id="20708" w:author="Nhóm dự án" w:date="2026-10-02T09:00:00Z">
              <w:r>
                <w:delText>Tỷ lệ xử lý đúng hạn SLA</w:delText>
              </w:r>
            </w:del>
          </w:p>
        </w:tc>
        <w:tc>
          <w:tcPr>
            <w:tcW w:w="1319" w:type="pct"/>
            <w:tcMar>
              <w:top w:w="80" w:type="dxa"/>
              <w:left w:w="120" w:type="dxa"/>
              <w:bottom w:w="80" w:type="dxa"/>
              <w:right w:w="120" w:type="dxa"/>
            </w:tcMar>
          </w:tcPr>
          <w:p w14:paraId="29CC5108" w14:textId="77777777" w:rsidR="003979C7" w:rsidRDefault="003979C7" w:rsidP="003979C7">
            <w:pPr>
              <w:pStyle w:val="BodytextTable"/>
            </w:pPr>
            <w:del w:id="20709" w:author="Nhóm dự án" w:date="2026-10-02T09:00:00Z">
              <w:r>
                <w:delText>Số phiếu hoàn tất trong SLA / Tổng số phiếu hoàn tất x 100%</w:delText>
              </w:r>
            </w:del>
          </w:p>
        </w:tc>
        <w:tc>
          <w:tcPr>
            <w:tcW w:w="1072" w:type="pct"/>
            <w:tcMar>
              <w:top w:w="80" w:type="dxa"/>
              <w:left w:w="120" w:type="dxa"/>
              <w:bottom w:w="80" w:type="dxa"/>
              <w:right w:w="120" w:type="dxa"/>
            </w:tcMar>
          </w:tcPr>
          <w:p w14:paraId="1E4D6777" w14:textId="77777777" w:rsidR="003979C7" w:rsidRDefault="003979C7" w:rsidP="003979C7">
            <w:pPr>
              <w:pStyle w:val="BodytextTable"/>
            </w:pPr>
            <w:del w:id="20710" w:author="Nhóm dự án" w:date="2026-10-02T09:00:00Z">
              <w:r>
                <w:delText>Database hệ thống</w:delText>
              </w:r>
            </w:del>
          </w:p>
        </w:tc>
        <w:tc>
          <w:tcPr>
            <w:tcW w:w="742" w:type="pct"/>
            <w:tcMar>
              <w:top w:w="80" w:type="dxa"/>
              <w:left w:w="120" w:type="dxa"/>
              <w:bottom w:w="80" w:type="dxa"/>
              <w:right w:w="120" w:type="dxa"/>
            </w:tcMar>
          </w:tcPr>
          <w:p w14:paraId="1A87111E" w14:textId="77777777" w:rsidR="003979C7" w:rsidRDefault="003979C7" w:rsidP="003979C7">
            <w:pPr>
              <w:pStyle w:val="BodytextTable"/>
            </w:pPr>
            <w:del w:id="20711" w:author="Nhóm dự án" w:date="2026-10-02T09:00:00Z">
              <w:r>
                <w:delText>Hàng tháng</w:delText>
              </w:r>
            </w:del>
          </w:p>
        </w:tc>
        <w:tc>
          <w:tcPr>
            <w:tcW w:w="799" w:type="pct"/>
            <w:tcMar>
              <w:top w:w="80" w:type="dxa"/>
              <w:left w:w="120" w:type="dxa"/>
              <w:bottom w:w="80" w:type="dxa"/>
              <w:right w:w="120" w:type="dxa"/>
            </w:tcMar>
          </w:tcPr>
          <w:p w14:paraId="4AA875AA" w14:textId="77777777" w:rsidR="003979C7" w:rsidRDefault="003979C7" w:rsidP="003979C7">
            <w:pPr>
              <w:pStyle w:val="BodytextTable"/>
            </w:pPr>
            <w:del w:id="20712" w:author="Nhóm dự án" w:date="2026-10-02T09:00:00Z">
              <w:r>
                <w:delText>&gt;= 80% (T1–3), &gt;= 90% (T4+)</w:delText>
              </w:r>
            </w:del>
          </w:p>
        </w:tc>
      </w:tr>
      <w:tr w:rsidR="00EB577A" w14:paraId="58FF43A7" w14:textId="77777777" w:rsidTr="00EB577A">
        <w:trPr>
          <w:del w:id="20719" w:author="Nhóm dự án" w:date="2026-10-02T09:00:00Z"/>
        </w:trPr>
        <w:tc>
          <w:tcPr>
            <w:tcW w:w="1069" w:type="pct"/>
            <w:tcMar>
              <w:top w:w="80" w:type="dxa"/>
              <w:left w:w="120" w:type="dxa"/>
              <w:bottom w:w="80" w:type="dxa"/>
              <w:right w:w="120" w:type="dxa"/>
            </w:tcMar>
          </w:tcPr>
          <w:p w14:paraId="71E55DAE" w14:textId="77777777" w:rsidR="003979C7" w:rsidRDefault="003979C7" w:rsidP="003979C7">
            <w:pPr>
              <w:pStyle w:val="BodytextTable"/>
            </w:pPr>
            <w:del w:id="20714" w:author="Nhóm dự án" w:date="2026-10-02T09:00:00Z">
              <w:r>
                <w:delText>Độ phủ thông báo</w:delText>
              </w:r>
            </w:del>
          </w:p>
        </w:tc>
        <w:tc>
          <w:tcPr>
            <w:tcW w:w="1319" w:type="pct"/>
            <w:tcMar>
              <w:top w:w="80" w:type="dxa"/>
              <w:left w:w="120" w:type="dxa"/>
              <w:bottom w:w="80" w:type="dxa"/>
              <w:right w:w="120" w:type="dxa"/>
            </w:tcMar>
          </w:tcPr>
          <w:p w14:paraId="0747DCDE" w14:textId="77777777" w:rsidR="003979C7" w:rsidRDefault="003979C7" w:rsidP="003979C7">
            <w:pPr>
              <w:pStyle w:val="BodytextTable"/>
            </w:pPr>
            <w:del w:id="20715" w:author="Nhóm dự án" w:date="2026-10-02T09:00:00Z">
              <w:r>
                <w:delText>Số sự kiện gửi thông báo thành công / Tổng sự kiện phát sinh x 100%</w:delText>
              </w:r>
            </w:del>
          </w:p>
        </w:tc>
        <w:tc>
          <w:tcPr>
            <w:tcW w:w="1072" w:type="pct"/>
            <w:tcMar>
              <w:top w:w="80" w:type="dxa"/>
              <w:left w:w="120" w:type="dxa"/>
              <w:bottom w:w="80" w:type="dxa"/>
              <w:right w:w="120" w:type="dxa"/>
            </w:tcMar>
          </w:tcPr>
          <w:p w14:paraId="6AF0DF7A" w14:textId="77777777" w:rsidR="003979C7" w:rsidRDefault="003979C7" w:rsidP="003979C7">
            <w:pPr>
              <w:pStyle w:val="BodytextTable"/>
            </w:pPr>
            <w:del w:id="20716" w:author="Nhóm dự án" w:date="2026-10-02T09:00:00Z">
              <w:r>
                <w:delText>Log notification</w:delText>
              </w:r>
            </w:del>
          </w:p>
        </w:tc>
        <w:tc>
          <w:tcPr>
            <w:tcW w:w="742" w:type="pct"/>
            <w:tcMar>
              <w:top w:w="80" w:type="dxa"/>
              <w:left w:w="120" w:type="dxa"/>
              <w:bottom w:w="80" w:type="dxa"/>
              <w:right w:w="120" w:type="dxa"/>
            </w:tcMar>
          </w:tcPr>
          <w:p w14:paraId="35BA3951" w14:textId="77777777" w:rsidR="003979C7" w:rsidRDefault="003979C7" w:rsidP="003979C7">
            <w:pPr>
              <w:pStyle w:val="BodytextTable"/>
            </w:pPr>
            <w:del w:id="20717" w:author="Nhóm dự án" w:date="2026-10-02T09:00:00Z">
              <w:r>
                <w:delText>Hàng tháng</w:delText>
              </w:r>
            </w:del>
          </w:p>
        </w:tc>
        <w:tc>
          <w:tcPr>
            <w:tcW w:w="799" w:type="pct"/>
            <w:tcMar>
              <w:top w:w="80" w:type="dxa"/>
              <w:left w:w="120" w:type="dxa"/>
              <w:bottom w:w="80" w:type="dxa"/>
              <w:right w:w="120" w:type="dxa"/>
            </w:tcMar>
          </w:tcPr>
          <w:p w14:paraId="4435A4C7" w14:textId="77777777" w:rsidR="003979C7" w:rsidRDefault="003979C7" w:rsidP="003979C7">
            <w:pPr>
              <w:pStyle w:val="BodytextTable"/>
            </w:pPr>
            <w:del w:id="20718" w:author="Nhóm dự án" w:date="2026-10-02T09:00:00Z">
              <w:r>
                <w:delText>100%</w:delText>
              </w:r>
            </w:del>
          </w:p>
        </w:tc>
      </w:tr>
      <w:tr w:rsidR="00EB577A" w14:paraId="319B9CDE" w14:textId="77777777" w:rsidTr="00EB577A">
        <w:trPr>
          <w:del w:id="20727" w:author="Nhóm dự án" w:date="2026-10-02T09:00:00Z"/>
        </w:trPr>
        <w:tc>
          <w:tcPr>
            <w:tcW w:w="1069" w:type="pct"/>
            <w:tcMar>
              <w:top w:w="80" w:type="dxa"/>
              <w:left w:w="120" w:type="dxa"/>
              <w:bottom w:w="80" w:type="dxa"/>
              <w:right w:w="120" w:type="dxa"/>
            </w:tcMar>
          </w:tcPr>
          <w:p w14:paraId="53D343F2" w14:textId="77777777" w:rsidR="003979C7" w:rsidRDefault="003979C7" w:rsidP="003979C7">
            <w:pPr>
              <w:pStyle w:val="BodytextTable"/>
            </w:pPr>
            <w:del w:id="20720" w:author="Nhóm dự án" w:date="2026-10-02T09:00:00Z">
              <w:r>
                <w:delText xml:space="preserve">WAU (Người dùng / </w:delText>
              </w:r>
            </w:del>
            <w:commentRangeStart w:id="404"/>
            <w:commentRangeStart w:id="531"/>
            <w:del w:id="20721" w:author="Nhóm dự án" w:date="2026-10-02T09:00:00Z">
              <w:r>
                <w:delText>tuần</w:delText>
              </w:r>
            </w:del>
            <w:commentRangeEnd w:id="531"/>
            <w:commentRangeEnd w:id="404"/>
            <w:r>
              <w:rPr>
                <w:rStyle w:val="CommentReference"/>
                <w:sz w:val="24"/>
                <w:szCs w:val="26"/>
              </w:rPr>
              <w:commentReference w:id="404"/>
            </w:r>
            <w:r>
              <w:rPr>
                <w:rStyle w:val="CommentReference"/>
              </w:rPr>
              <w:commentReference w:id="531"/>
            </w:r>
            <w:del w:id="20722" w:author="Nhóm dự án" w:date="2026-10-02T09:00:00Z">
              <w:r>
                <w:delText>)</w:delText>
              </w:r>
            </w:del>
          </w:p>
        </w:tc>
        <w:tc>
          <w:tcPr>
            <w:tcW w:w="1319" w:type="pct"/>
            <w:tcMar>
              <w:top w:w="80" w:type="dxa"/>
              <w:left w:w="120" w:type="dxa"/>
              <w:bottom w:w="80" w:type="dxa"/>
              <w:right w:w="120" w:type="dxa"/>
            </w:tcMar>
          </w:tcPr>
          <w:p w14:paraId="6AE2726E" w14:textId="77777777" w:rsidR="003979C7" w:rsidRDefault="003979C7" w:rsidP="003979C7">
            <w:pPr>
              <w:pStyle w:val="BodytextTable"/>
            </w:pPr>
            <w:del w:id="20723" w:author="Nhóm dự án" w:date="2026-10-02T09:00:00Z">
              <w:r>
                <w:delText>Số tài khoản có &gt;= 1 phiên đăng nhập và thao tác trong tuần</w:delText>
              </w:r>
            </w:del>
          </w:p>
        </w:tc>
        <w:tc>
          <w:tcPr>
            <w:tcW w:w="1072" w:type="pct"/>
            <w:tcMar>
              <w:top w:w="80" w:type="dxa"/>
              <w:left w:w="120" w:type="dxa"/>
              <w:bottom w:w="80" w:type="dxa"/>
              <w:right w:w="120" w:type="dxa"/>
            </w:tcMar>
          </w:tcPr>
          <w:p w14:paraId="0C4CC5CC" w14:textId="77777777" w:rsidR="003979C7" w:rsidRDefault="003979C7" w:rsidP="003979C7">
            <w:pPr>
              <w:pStyle w:val="BodytextTable"/>
            </w:pPr>
            <w:del w:id="20724" w:author="Nhóm dự án" w:date="2026-10-02T09:00:00Z">
              <w:r>
                <w:delText>Log xác thực</w:delText>
              </w:r>
            </w:del>
          </w:p>
        </w:tc>
        <w:tc>
          <w:tcPr>
            <w:tcW w:w="742" w:type="pct"/>
            <w:tcMar>
              <w:top w:w="80" w:type="dxa"/>
              <w:left w:w="120" w:type="dxa"/>
              <w:bottom w:w="80" w:type="dxa"/>
              <w:right w:w="120" w:type="dxa"/>
            </w:tcMar>
          </w:tcPr>
          <w:p w14:paraId="784CE2DF" w14:textId="77777777" w:rsidR="003979C7" w:rsidRDefault="003979C7" w:rsidP="003979C7">
            <w:pPr>
              <w:pStyle w:val="BodytextTable"/>
            </w:pPr>
            <w:del w:id="20725" w:author="Nhóm dự án" w:date="2026-10-02T09:00:00Z">
              <w:r>
                <w:delText>Hàng tuần</w:delText>
              </w:r>
            </w:del>
          </w:p>
        </w:tc>
        <w:tc>
          <w:tcPr>
            <w:tcW w:w="799" w:type="pct"/>
            <w:tcMar>
              <w:top w:w="80" w:type="dxa"/>
              <w:left w:w="120" w:type="dxa"/>
              <w:bottom w:w="80" w:type="dxa"/>
              <w:right w:w="120" w:type="dxa"/>
            </w:tcMar>
          </w:tcPr>
          <w:p w14:paraId="38A874F5" w14:textId="77777777" w:rsidR="003979C7" w:rsidRDefault="003979C7" w:rsidP="003979C7">
            <w:pPr>
              <w:pStyle w:val="BodytextTable"/>
            </w:pPr>
            <w:del w:id="20726" w:author="Nhóm dự án" w:date="2026-10-02T09:00:00Z">
              <w:r>
                <w:delText>Tăng dần</w:delText>
              </w:r>
            </w:del>
          </w:p>
        </w:tc>
      </w:tr>
      <w:tr w:rsidR="00EB577A" w14:paraId="413F16EB" w14:textId="77777777" w:rsidTr="00EB577A">
        <w:trPr>
          <w:del w:id="20735" w:author="Nhóm dự án" w:date="2026-10-02T09:00:00Z"/>
        </w:trPr>
        <w:tc>
          <w:tcPr>
            <w:tcW w:w="1069" w:type="pct"/>
            <w:tcMar>
              <w:top w:w="80" w:type="dxa"/>
              <w:left w:w="120" w:type="dxa"/>
              <w:bottom w:w="80" w:type="dxa"/>
              <w:right w:w="120" w:type="dxa"/>
            </w:tcMar>
          </w:tcPr>
          <w:p w14:paraId="39DDBD87" w14:textId="77777777" w:rsidR="003979C7" w:rsidRDefault="003979C7" w:rsidP="003979C7">
            <w:pPr>
              <w:pStyle w:val="BodytextTable"/>
            </w:pPr>
            <w:del w:id="20728" w:author="Nhóm dự án" w:date="2026-10-02T09:00:00Z">
              <w:r>
                <w:delText xml:space="preserve">Số lỗi vận hành (HTTP </w:delText>
              </w:r>
            </w:del>
            <w:commentRangeStart w:id="405"/>
            <w:commentRangeStart w:id="532"/>
            <w:del w:id="20729" w:author="Nhóm dự án" w:date="2026-10-02T09:00:00Z">
              <w:r>
                <w:delText>5xx</w:delText>
              </w:r>
            </w:del>
            <w:commentRangeEnd w:id="532"/>
            <w:commentRangeEnd w:id="405"/>
            <w:r>
              <w:rPr>
                <w:rStyle w:val="CommentReference"/>
                <w:sz w:val="24"/>
                <w:szCs w:val="26"/>
              </w:rPr>
              <w:commentReference w:id="405"/>
            </w:r>
            <w:r>
              <w:rPr>
                <w:rStyle w:val="CommentReference"/>
              </w:rPr>
              <w:commentReference w:id="532"/>
            </w:r>
            <w:del w:id="20730" w:author="Nhóm dự án" w:date="2026-10-02T09:00:00Z">
              <w:r>
                <w:delText>)</w:delText>
              </w:r>
            </w:del>
          </w:p>
        </w:tc>
        <w:tc>
          <w:tcPr>
            <w:tcW w:w="1319" w:type="pct"/>
            <w:tcMar>
              <w:top w:w="80" w:type="dxa"/>
              <w:left w:w="120" w:type="dxa"/>
              <w:bottom w:w="80" w:type="dxa"/>
              <w:right w:w="120" w:type="dxa"/>
            </w:tcMar>
          </w:tcPr>
          <w:p w14:paraId="0ABCA575" w14:textId="77777777" w:rsidR="003979C7" w:rsidRDefault="003979C7" w:rsidP="003979C7">
            <w:pPr>
              <w:pStyle w:val="BodytextTable"/>
            </w:pPr>
            <w:del w:id="20731" w:author="Nhóm dự án" w:date="2026-10-02T09:00:00Z">
              <w:r>
                <w:delText>Số sự kiện HTTP 5xx ghi nhận trong tháng theo log Nginx/application</w:delText>
              </w:r>
            </w:del>
          </w:p>
        </w:tc>
        <w:tc>
          <w:tcPr>
            <w:tcW w:w="1072" w:type="pct"/>
            <w:tcMar>
              <w:top w:w="80" w:type="dxa"/>
              <w:left w:w="120" w:type="dxa"/>
              <w:bottom w:w="80" w:type="dxa"/>
              <w:right w:w="120" w:type="dxa"/>
            </w:tcMar>
          </w:tcPr>
          <w:p w14:paraId="022442F0" w14:textId="77777777" w:rsidR="003979C7" w:rsidRDefault="003979C7" w:rsidP="003979C7">
            <w:pPr>
              <w:pStyle w:val="BodytextTable"/>
            </w:pPr>
            <w:del w:id="20732" w:author="Nhóm dự án" w:date="2026-10-02T09:00:00Z">
              <w:r>
                <w:delText>Nginx/App log</w:delText>
              </w:r>
            </w:del>
          </w:p>
        </w:tc>
        <w:tc>
          <w:tcPr>
            <w:tcW w:w="742" w:type="pct"/>
            <w:tcMar>
              <w:top w:w="80" w:type="dxa"/>
              <w:left w:w="120" w:type="dxa"/>
              <w:bottom w:w="80" w:type="dxa"/>
              <w:right w:w="120" w:type="dxa"/>
            </w:tcMar>
          </w:tcPr>
          <w:p w14:paraId="4428A4F7" w14:textId="77777777" w:rsidR="003979C7" w:rsidRDefault="003979C7" w:rsidP="003979C7">
            <w:pPr>
              <w:pStyle w:val="BodytextTable"/>
            </w:pPr>
            <w:del w:id="20733" w:author="Nhóm dự án" w:date="2026-10-02T09:00:00Z">
              <w:r>
                <w:delText>Hàng tháng</w:delText>
              </w:r>
            </w:del>
          </w:p>
        </w:tc>
        <w:tc>
          <w:tcPr>
            <w:tcW w:w="799" w:type="pct"/>
            <w:tcMar>
              <w:top w:w="80" w:type="dxa"/>
              <w:left w:w="120" w:type="dxa"/>
              <w:bottom w:w="80" w:type="dxa"/>
              <w:right w:w="120" w:type="dxa"/>
            </w:tcMar>
          </w:tcPr>
          <w:p w14:paraId="664D5EEA" w14:textId="77777777" w:rsidR="003979C7" w:rsidRDefault="003979C7" w:rsidP="003979C7">
            <w:pPr>
              <w:pStyle w:val="BodytextTable"/>
            </w:pPr>
            <w:del w:id="20734" w:author="Nhóm dự án" w:date="2026-10-02T09:00:00Z">
              <w:r>
                <w:delText>Uptime &gt;= 99,5%</w:delText>
              </w:r>
            </w:del>
          </w:p>
        </w:tc>
      </w:tr>
      <w:tr w:rsidR="00EB577A" w14:paraId="66F9C9F2" w14:textId="77777777" w:rsidTr="00EB577A">
        <w:trPr>
          <w:del w:id="20742" w:author="Nhóm dự án" w:date="2026-10-02T09:00:00Z"/>
        </w:trPr>
        <w:tc>
          <w:tcPr>
            <w:tcW w:w="1069" w:type="pct"/>
            <w:tcMar>
              <w:top w:w="80" w:type="dxa"/>
              <w:left w:w="120" w:type="dxa"/>
              <w:bottom w:w="80" w:type="dxa"/>
              <w:right w:w="120" w:type="dxa"/>
            </w:tcMar>
          </w:tcPr>
          <w:p w14:paraId="2C5EFC08" w14:textId="77777777" w:rsidR="003979C7" w:rsidRDefault="003979C7" w:rsidP="003979C7">
            <w:pPr>
              <w:pStyle w:val="BodytextTable"/>
            </w:pPr>
            <w:del w:id="20736" w:author="Nhóm dự án" w:date="2026-10-02T09:00:00Z">
              <w:r>
                <w:lastRenderedPageBreak/>
                <w:delText xml:space="preserve">Mức độ hài lòng người </w:delText>
              </w:r>
            </w:del>
            <w:commentRangeStart w:id="406"/>
            <w:commentRangeStart w:id="533"/>
            <w:del w:id="20737" w:author="Nhóm dự án" w:date="2026-10-02T09:00:00Z">
              <w:r>
                <w:delText>dùng</w:delText>
              </w:r>
            </w:del>
            <w:commentRangeEnd w:id="533"/>
            <w:commentRangeEnd w:id="406"/>
            <w:r>
              <w:rPr>
                <w:rStyle w:val="CommentReference"/>
                <w:sz w:val="24"/>
                <w:szCs w:val="26"/>
              </w:rPr>
              <w:commentReference w:id="406"/>
            </w:r>
            <w:r>
              <w:rPr>
                <w:rStyle w:val="CommentReference"/>
              </w:rPr>
              <w:commentReference w:id="533"/>
            </w:r>
          </w:p>
        </w:tc>
        <w:tc>
          <w:tcPr>
            <w:tcW w:w="1319" w:type="pct"/>
            <w:tcMar>
              <w:top w:w="80" w:type="dxa"/>
              <w:left w:w="120" w:type="dxa"/>
              <w:bottom w:w="80" w:type="dxa"/>
              <w:right w:w="120" w:type="dxa"/>
            </w:tcMar>
          </w:tcPr>
          <w:p w14:paraId="52F77D65" w14:textId="77777777" w:rsidR="003979C7" w:rsidRDefault="003979C7" w:rsidP="003979C7">
            <w:pPr>
              <w:pStyle w:val="BodytextTable"/>
            </w:pPr>
            <w:del w:id="20738" w:author="Nhóm dự án" w:date="2026-10-02T09:00:00Z">
              <w:r>
                <w:delText>Điểm trung bình khảo sát (thang 1–5) từ các tổ vận hành</w:delText>
              </w:r>
            </w:del>
          </w:p>
        </w:tc>
        <w:tc>
          <w:tcPr>
            <w:tcW w:w="1072" w:type="pct"/>
            <w:tcMar>
              <w:top w:w="80" w:type="dxa"/>
              <w:left w:w="120" w:type="dxa"/>
              <w:bottom w:w="80" w:type="dxa"/>
              <w:right w:w="120" w:type="dxa"/>
            </w:tcMar>
          </w:tcPr>
          <w:p w14:paraId="7B927842" w14:textId="77777777" w:rsidR="003979C7" w:rsidRDefault="003979C7" w:rsidP="003979C7">
            <w:pPr>
              <w:pStyle w:val="BodytextTable"/>
            </w:pPr>
            <w:del w:id="20739" w:author="Nhóm dự án" w:date="2026-10-02T09:00:00Z">
              <w:r>
                <w:delText>Khảo sát form</w:delText>
              </w:r>
            </w:del>
          </w:p>
        </w:tc>
        <w:tc>
          <w:tcPr>
            <w:tcW w:w="742" w:type="pct"/>
            <w:tcMar>
              <w:top w:w="80" w:type="dxa"/>
              <w:left w:w="120" w:type="dxa"/>
              <w:bottom w:w="80" w:type="dxa"/>
              <w:right w:w="120" w:type="dxa"/>
            </w:tcMar>
          </w:tcPr>
          <w:p w14:paraId="3D1C83BF" w14:textId="77777777" w:rsidR="003979C7" w:rsidRDefault="003979C7" w:rsidP="003979C7">
            <w:pPr>
              <w:pStyle w:val="BodytextTable"/>
            </w:pPr>
            <w:del w:id="20740" w:author="Nhóm dự án" w:date="2026-10-02T09:00:00Z">
              <w:r>
                <w:delText>Hàng quý</w:delText>
              </w:r>
            </w:del>
          </w:p>
        </w:tc>
        <w:tc>
          <w:tcPr>
            <w:tcW w:w="799" w:type="pct"/>
            <w:tcMar>
              <w:top w:w="80" w:type="dxa"/>
              <w:left w:w="120" w:type="dxa"/>
              <w:bottom w:w="80" w:type="dxa"/>
              <w:right w:w="120" w:type="dxa"/>
            </w:tcMar>
          </w:tcPr>
          <w:p w14:paraId="09F71553" w14:textId="77777777" w:rsidR="003979C7" w:rsidRDefault="003979C7" w:rsidP="003979C7">
            <w:pPr>
              <w:pStyle w:val="BodytextTable"/>
            </w:pPr>
            <w:del w:id="20741" w:author="Nhóm dự án" w:date="2026-10-02T09:00:00Z">
              <w:r>
                <w:delText>&gt;= 4,0 / 5</w:delText>
              </w:r>
            </w:del>
          </w:p>
        </w:tc>
      </w:tr>
      <w:tr w:rsidR="00EB577A" w14:paraId="4060626F" w14:textId="77777777" w:rsidTr="00EB577A">
        <w:trPr>
          <w:del w:id="20749" w:author="Nhóm dự án" w:date="2026-10-02T09:00:00Z"/>
        </w:trPr>
        <w:tc>
          <w:tcPr>
            <w:tcW w:w="1069" w:type="pct"/>
            <w:tcMar>
              <w:top w:w="80" w:type="dxa"/>
              <w:left w:w="120" w:type="dxa"/>
              <w:bottom w:w="80" w:type="dxa"/>
              <w:right w:w="120" w:type="dxa"/>
            </w:tcMar>
          </w:tcPr>
          <w:p w14:paraId="17C53CFB" w14:textId="77777777" w:rsidR="003979C7" w:rsidRDefault="003979C7" w:rsidP="003979C7">
            <w:pPr>
              <w:pStyle w:val="BodytextTable"/>
            </w:pPr>
            <w:del w:id="20743" w:author="Nhóm dự án" w:date="2026-10-02T09:00:00Z">
              <w:r>
                <w:delText xml:space="preserve">Số tính năng mới phát </w:delText>
              </w:r>
            </w:del>
            <w:commentRangeStart w:id="407"/>
            <w:commentRangeStart w:id="534"/>
            <w:del w:id="20744" w:author="Nhóm dự án" w:date="2026-10-02T09:00:00Z">
              <w:r>
                <w:delText>hành</w:delText>
              </w:r>
            </w:del>
            <w:commentRangeEnd w:id="534"/>
            <w:commentRangeEnd w:id="407"/>
            <w:r>
              <w:rPr>
                <w:rStyle w:val="CommentReference"/>
                <w:sz w:val="24"/>
                <w:szCs w:val="26"/>
              </w:rPr>
              <w:commentReference w:id="407"/>
            </w:r>
            <w:r>
              <w:rPr>
                <w:rStyle w:val="CommentReference"/>
              </w:rPr>
              <w:commentReference w:id="534"/>
            </w:r>
          </w:p>
        </w:tc>
        <w:tc>
          <w:tcPr>
            <w:tcW w:w="1319" w:type="pct"/>
            <w:tcMar>
              <w:top w:w="80" w:type="dxa"/>
              <w:left w:w="120" w:type="dxa"/>
              <w:bottom w:w="80" w:type="dxa"/>
              <w:right w:w="120" w:type="dxa"/>
            </w:tcMar>
          </w:tcPr>
          <w:p w14:paraId="04C12A86" w14:textId="77777777" w:rsidR="003979C7" w:rsidRDefault="003979C7" w:rsidP="003979C7">
            <w:pPr>
              <w:pStyle w:val="BodytextTable"/>
            </w:pPr>
            <w:del w:id="20745" w:author="Nhóm dự án" w:date="2026-10-02T09:00:00Z">
              <w:r>
                <w:delText>Số release ghi nhận trong CHANGELOG trong kỳ</w:delText>
              </w:r>
            </w:del>
          </w:p>
        </w:tc>
        <w:tc>
          <w:tcPr>
            <w:tcW w:w="1072" w:type="pct"/>
            <w:tcMar>
              <w:top w:w="80" w:type="dxa"/>
              <w:left w:w="120" w:type="dxa"/>
              <w:bottom w:w="80" w:type="dxa"/>
              <w:right w:w="120" w:type="dxa"/>
            </w:tcMar>
          </w:tcPr>
          <w:p w14:paraId="01891925" w14:textId="77777777" w:rsidR="003979C7" w:rsidRDefault="003979C7" w:rsidP="003979C7">
            <w:pPr>
              <w:pStyle w:val="BodytextTable"/>
            </w:pPr>
            <w:del w:id="20746" w:author="Nhóm dự án" w:date="2026-10-02T09:00:00Z">
              <w:r>
                <w:delText>CHANGELOG.md / git tag</w:delText>
              </w:r>
            </w:del>
          </w:p>
        </w:tc>
        <w:tc>
          <w:tcPr>
            <w:tcW w:w="742" w:type="pct"/>
            <w:tcMar>
              <w:top w:w="80" w:type="dxa"/>
              <w:left w:w="120" w:type="dxa"/>
              <w:bottom w:w="80" w:type="dxa"/>
              <w:right w:w="120" w:type="dxa"/>
            </w:tcMar>
          </w:tcPr>
          <w:p w14:paraId="03965858" w14:textId="77777777" w:rsidR="003979C7" w:rsidRDefault="003979C7" w:rsidP="003979C7">
            <w:pPr>
              <w:pStyle w:val="BodytextTable"/>
            </w:pPr>
            <w:del w:id="20747" w:author="Nhóm dự án" w:date="2026-10-02T09:00:00Z">
              <w:r>
                <w:delText>Hàng quý</w:delText>
              </w:r>
            </w:del>
          </w:p>
        </w:tc>
        <w:tc>
          <w:tcPr>
            <w:tcW w:w="799" w:type="pct"/>
            <w:tcMar>
              <w:top w:w="80" w:type="dxa"/>
              <w:left w:w="120" w:type="dxa"/>
              <w:bottom w:w="80" w:type="dxa"/>
              <w:right w:w="120" w:type="dxa"/>
            </w:tcMar>
          </w:tcPr>
          <w:p w14:paraId="39C7C86A" w14:textId="77777777" w:rsidR="003979C7" w:rsidRDefault="003979C7" w:rsidP="003979C7">
            <w:pPr>
              <w:pStyle w:val="BodytextTable"/>
            </w:pPr>
            <w:del w:id="20748" w:author="Nhóm dự án" w:date="2026-10-02T09:00:00Z">
              <w:r>
                <w:delText>Theo backlog</w:delText>
              </w:r>
            </w:del>
          </w:p>
        </w:tc>
      </w:tr>
    </w:tbl>
    <w:p>
      <w:pPr>
        <w:rPr>
          <w:ins w:id="20806" w:author="Nhóm dự án" w:date="2026-10-02T09:00:00Z"/>
        </w:rPr>
      </w:pP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1937"/>
        <w:gridCol w:w="2753"/>
        <w:gridCol w:w="1631"/>
        <w:gridCol w:w="1121"/>
        <w:gridCol w:w="1325"/>
        <w:gridCol w:w="1427"/>
      </w:tblGrid>
      <w:tr>
        <w:trPr>
          <w:tblHeader/>
          <w:ins w:id="20750" w:author="Nhóm dự án" w:date="2026-10-02T09:00:00Z"/>
        </w:trPr>
        <w:tc>
          <w:tcPr>
            <w:tcW w:w="950" w:type="pct"/>
            <w:shd w:val="clear" w:color="auto" w:fill="D5E8F0"/>
            <w:tcMar>
              <w:top w:w="80" w:type="dxa"/>
              <w:left w:w="120" w:type="dxa"/>
              <w:bottom w:w="80" w:type="dxa"/>
              <w:right w:w="120" w:type="dxa"/>
            </w:tcMar>
          </w:tcPr>
          <w:p>
            <w:pPr>
              <w:pStyle w:val="Titlecolumnoftable"/>
            </w:pPr>
            <w:ins w:id="20751" w:author="Nhóm dự án" w:date="2026-10-02T09:00:00Z">
              <w:r>
                <w:t xml:space="preserve">Chỉ số</w:t>
              </w:r>
            </w:ins>
          </w:p>
        </w:tc>
        <w:tc>
          <w:tcPr>
            <w:tcW w:w="1350" w:type="pct"/>
            <w:shd w:val="clear" w:color="auto" w:fill="D5E8F0"/>
            <w:tcMar>
              <w:top w:w="80" w:type="dxa"/>
              <w:left w:w="120" w:type="dxa"/>
              <w:bottom w:w="80" w:type="dxa"/>
              <w:right w:w="120" w:type="dxa"/>
            </w:tcMar>
          </w:tcPr>
          <w:p>
            <w:pPr>
              <w:pStyle w:val="Titlecolumnoftable"/>
            </w:pPr>
            <w:ins w:id="20752" w:author="Nhóm dự án" w:date="2026-10-02T09:00:00Z">
              <w:r>
                <w:t xml:space="preserve">Định nghĩa / Công thức đo</w:t>
              </w:r>
            </w:ins>
          </w:p>
        </w:tc>
        <w:tc>
          <w:tcPr>
            <w:tcW w:w="800" w:type="pct"/>
            <w:shd w:val="clear" w:color="auto" w:fill="D5E8F0"/>
            <w:tcMar>
              <w:top w:w="80" w:type="dxa"/>
              <w:left w:w="120" w:type="dxa"/>
              <w:bottom w:w="80" w:type="dxa"/>
              <w:right w:w="120" w:type="dxa"/>
            </w:tcMar>
          </w:tcPr>
          <w:p>
            <w:pPr>
              <w:pStyle w:val="Titlecolumnoftable"/>
            </w:pPr>
            <w:ins w:id="20753" w:author="Nhóm dự án" w:date="2026-10-02T09:00:00Z">
              <w:r>
                <w:t xml:space="preserve">Nguồn dữ liệu</w:t>
              </w:r>
            </w:ins>
          </w:p>
        </w:tc>
        <w:tc>
          <w:tcPr>
            <w:tcW w:w="550" w:type="pct"/>
            <w:shd w:val="clear" w:color="auto" w:fill="D5E8F0"/>
            <w:tcMar>
              <w:top w:w="80" w:type="dxa"/>
              <w:left w:w="120" w:type="dxa"/>
              <w:bottom w:w="80" w:type="dxa"/>
              <w:right w:w="120" w:type="dxa"/>
            </w:tcMar>
          </w:tcPr>
          <w:p>
            <w:pPr>
              <w:pStyle w:val="Titlecolumnoftable"/>
            </w:pPr>
            <w:ins w:id="20754" w:author="Nhóm dự án" w:date="2026-10-02T09:00:00Z">
              <w:r>
                <w:t xml:space="preserve">Tần suất</w:t>
              </w:r>
            </w:ins>
          </w:p>
        </w:tc>
        <w:tc>
          <w:tcPr>
            <w:tcW w:w="650" w:type="pct"/>
            <w:shd w:val="clear" w:color="auto" w:fill="D5E8F0"/>
            <w:tcMar>
              <w:top w:w="80" w:type="dxa"/>
              <w:left w:w="120" w:type="dxa"/>
              <w:bottom w:w="80" w:type="dxa"/>
              <w:right w:w="120" w:type="dxa"/>
            </w:tcMar>
          </w:tcPr>
          <w:p>
            <w:pPr>
              <w:pStyle w:val="Titlecolumnoftable"/>
            </w:pPr>
            <w:ins w:id="20755" w:author="Nhóm dự án" w:date="2026-10-02T09:00:00Z">
              <w:r>
                <w:t xml:space="preserve">Giá trị nền</w:t>
              </w:r>
            </w:ins>
          </w:p>
        </w:tc>
        <w:tc>
          <w:tcPr>
            <w:tcW w:w="700" w:type="pct"/>
            <w:shd w:val="clear" w:color="auto" w:fill="D5E8F0"/>
            <w:tcMar>
              <w:top w:w="80" w:type="dxa"/>
              <w:left w:w="120" w:type="dxa"/>
              <w:bottom w:w="80" w:type="dxa"/>
              <w:right w:w="120" w:type="dxa"/>
            </w:tcMar>
          </w:tcPr>
          <w:p>
            <w:pPr>
              <w:pStyle w:val="Titlecolumnoftable"/>
            </w:pPr>
            <w:ins w:id="20756" w:author="Nhóm dự án" w:date="2026-10-02T09:00:00Z">
              <w:r>
                <w:t xml:space="preserve">Mục tiêu (31/12/2026)</w:t>
              </w:r>
            </w:ins>
          </w:p>
        </w:tc>
      </w:tr>
      <w:tr>
        <w:trPr>
          <w:ins w:id="20757" w:author="Nhóm dự án" w:date="2026-10-02T09:00:00Z"/>
        </w:trPr>
        <w:tc>
          <w:tcPr>
            <w:tcW w:w="950" w:type="pct"/>
            <w:tcMar>
              <w:top w:w="80" w:type="dxa"/>
              <w:left w:w="120" w:type="dxa"/>
              <w:bottom w:w="80" w:type="dxa"/>
              <w:right w:w="120" w:type="dxa"/>
            </w:tcMar>
          </w:tcPr>
          <w:p>
            <w:pPr>
              <w:pStyle w:val="BodytextTable"/>
            </w:pPr>
            <w:ins w:id="20758" w:author="Nhóm dự án" w:date="2026-10-02T09:00:00Z">
              <w:r>
                <w:t xml:space="preserve">MT1. Số phân hệ đưa vào vận hành</w:t>
              </w:r>
            </w:ins>
          </w:p>
        </w:tc>
        <w:tc>
          <w:tcPr>
            <w:tcW w:w="1350" w:type="pct"/>
            <w:tcMar>
              <w:top w:w="80" w:type="dxa"/>
              <w:left w:w="120" w:type="dxa"/>
              <w:bottom w:w="80" w:type="dxa"/>
              <w:right w:w="120" w:type="dxa"/>
            </w:tcMar>
          </w:tcPr>
          <w:p>
            <w:pPr>
              <w:pStyle w:val="BodytextTable"/>
            </w:pPr>
            <w:ins w:id="20759" w:author="Nhóm dự án" w:date="2026-10-02T09:00:00Z">
              <w:r>
                <w:t xml:space="preserve">Số phân hệ đã nghiệm thu và có người dùng thực tế</w:t>
              </w:r>
            </w:ins>
          </w:p>
        </w:tc>
        <w:tc>
          <w:tcPr>
            <w:tcW w:w="800" w:type="pct"/>
            <w:tcMar>
              <w:top w:w="80" w:type="dxa"/>
              <w:left w:w="120" w:type="dxa"/>
              <w:bottom w:w="80" w:type="dxa"/>
              <w:right w:w="120" w:type="dxa"/>
            </w:tcMar>
          </w:tcPr>
          <w:p>
            <w:pPr>
              <w:pStyle w:val="BodytextTable"/>
            </w:pPr>
            <w:ins w:id="20760" w:author="Nhóm dự án" w:date="2026-10-02T09:00:00Z">
              <w:r>
                <w:t xml:space="preserve">Biên bản nghiệm thu</w:t>
              </w:r>
            </w:ins>
          </w:p>
        </w:tc>
        <w:tc>
          <w:tcPr>
            <w:tcW w:w="550" w:type="pct"/>
            <w:tcMar>
              <w:top w:w="80" w:type="dxa"/>
              <w:left w:w="120" w:type="dxa"/>
              <w:bottom w:w="80" w:type="dxa"/>
              <w:right w:w="120" w:type="dxa"/>
            </w:tcMar>
          </w:tcPr>
          <w:p>
            <w:pPr>
              <w:pStyle w:val="BodytextTable"/>
            </w:pPr>
            <w:ins w:id="20761" w:author="Nhóm dự án" w:date="2026-10-02T09:00:00Z">
              <w:r>
                <w:t xml:space="preserve">Hằng tháng</w:t>
              </w:r>
            </w:ins>
          </w:p>
        </w:tc>
        <w:tc>
          <w:tcPr>
            <w:tcW w:w="650" w:type="pct"/>
            <w:tcMar>
              <w:top w:w="80" w:type="dxa"/>
              <w:left w:w="120" w:type="dxa"/>
              <w:bottom w:w="80" w:type="dxa"/>
              <w:right w:w="120" w:type="dxa"/>
            </w:tcMar>
          </w:tcPr>
          <w:p>
            <w:pPr>
              <w:pStyle w:val="BodytextTable"/>
            </w:pPr>
            <w:ins w:id="20762" w:author="Nhóm dự án" w:date="2026-10-02T09:00:00Z">
              <w:r>
                <w:rPr>
                  <w:highlight w:val="green"/>
                </w:rPr>
                <w:t xml:space="preserve">0 (V2 chưa vận hành)</w:t>
              </w:r>
            </w:ins>
          </w:p>
        </w:tc>
        <w:tc>
          <w:tcPr>
            <w:tcW w:w="700" w:type="pct"/>
            <w:tcMar>
              <w:top w:w="80" w:type="dxa"/>
              <w:left w:w="120" w:type="dxa"/>
              <w:bottom w:w="80" w:type="dxa"/>
              <w:right w:w="120" w:type="dxa"/>
            </w:tcMar>
          </w:tcPr>
          <w:p>
            <w:pPr>
              <w:pStyle w:val="BodytextTable"/>
            </w:pPr>
            <w:ins w:id="20763" w:author="Nhóm dự án" w:date="2026-10-02T09:00:00Z">
              <w:r>
                <w:t xml:space="preserve">08 phân hệ</w:t>
              </w:r>
            </w:ins>
          </w:p>
        </w:tc>
      </w:tr>
      <w:tr>
        <w:trPr>
          <w:ins w:id="20764" w:author="Nhóm dự án" w:date="2026-10-02T09:00:00Z"/>
        </w:trPr>
        <w:tc>
          <w:tcPr>
            <w:tcW w:w="950" w:type="pct"/>
            <w:tcMar>
              <w:top w:w="80" w:type="dxa"/>
              <w:left w:w="120" w:type="dxa"/>
              <w:bottom w:w="80" w:type="dxa"/>
              <w:right w:w="120" w:type="dxa"/>
            </w:tcMar>
          </w:tcPr>
          <w:p>
            <w:pPr>
              <w:pStyle w:val="BodytextTable"/>
            </w:pPr>
            <w:ins w:id="20765" w:author="Nhóm dự án" w:date="2026-10-02T09:00:00Z">
              <w:r>
                <w:t xml:space="preserve">MT2. Tỷ lệ số hóa phiếu</w:t>
              </w:r>
            </w:ins>
          </w:p>
        </w:tc>
        <w:tc>
          <w:tcPr>
            <w:tcW w:w="1350" w:type="pct"/>
            <w:tcMar>
              <w:top w:w="80" w:type="dxa"/>
              <w:left w:w="120" w:type="dxa"/>
              <w:bottom w:w="80" w:type="dxa"/>
              <w:right w:w="120" w:type="dxa"/>
            </w:tcMar>
          </w:tcPr>
          <w:p>
            <w:pPr>
              <w:pStyle w:val="BodytextTable"/>
            </w:pPr>
            <w:ins w:id="20766" w:author="Nhóm dự án" w:date="2026-10-02T09:00:00Z">
              <w:r>
                <w:t xml:space="preserve">Số phiếu tạo và xử lý trên hệ thống / Tổng số phiếu phát sinh × 100%</w:t>
              </w:r>
            </w:ins>
          </w:p>
        </w:tc>
        <w:tc>
          <w:tcPr>
            <w:tcW w:w="800" w:type="pct"/>
            <w:tcMar>
              <w:top w:w="80" w:type="dxa"/>
              <w:left w:w="120" w:type="dxa"/>
              <w:bottom w:w="80" w:type="dxa"/>
              <w:right w:w="120" w:type="dxa"/>
            </w:tcMar>
          </w:tcPr>
          <w:p>
            <w:pPr>
              <w:pStyle w:val="BodytextTable"/>
            </w:pPr>
            <w:ins w:id="20767" w:author="Nhóm dự án" w:date="2026-10-02T09:00:00Z">
              <w:r>
                <w:t xml:space="preserve">Cơ sở dữ liệu hệ thống; thống kê phiếu giấy của các tổ</w:t>
              </w:r>
            </w:ins>
          </w:p>
        </w:tc>
        <w:tc>
          <w:tcPr>
            <w:tcW w:w="550" w:type="pct"/>
            <w:tcMar>
              <w:top w:w="80" w:type="dxa"/>
              <w:left w:w="120" w:type="dxa"/>
              <w:bottom w:w="80" w:type="dxa"/>
              <w:right w:w="120" w:type="dxa"/>
            </w:tcMar>
          </w:tcPr>
          <w:p>
            <w:pPr>
              <w:pStyle w:val="BodytextTable"/>
            </w:pPr>
            <w:ins w:id="20768" w:author="Nhóm dự án" w:date="2026-10-02T09:00:00Z">
              <w:r>
                <w:t xml:space="preserve">Hằng tháng</w:t>
              </w:r>
            </w:ins>
          </w:p>
        </w:tc>
        <w:tc>
          <w:tcPr>
            <w:tcW w:w="650" w:type="pct"/>
            <w:tcMar>
              <w:top w:w="80" w:type="dxa"/>
              <w:left w:w="120" w:type="dxa"/>
              <w:bottom w:w="80" w:type="dxa"/>
              <w:right w:w="120" w:type="dxa"/>
            </w:tcMar>
          </w:tcPr>
          <w:p>
            <w:pPr>
              <w:pStyle w:val="BodytextTable"/>
            </w:pPr>
            <w:ins w:id="20769" w:author="Nhóm dự án" w:date="2026-10-02T09:00:00Z">
              <w:r>
                <w:rPr>
                  <w:highlight w:val="yellow"/>
                </w:rPr>
                <w:t xml:space="preserve">[ ]</w:t>
              </w:r>
            </w:ins>
          </w:p>
        </w:tc>
        <w:tc>
          <w:tcPr>
            <w:tcW w:w="700" w:type="pct"/>
            <w:tcMar>
              <w:top w:w="80" w:type="dxa"/>
              <w:left w:w="120" w:type="dxa"/>
              <w:bottom w:w="80" w:type="dxa"/>
              <w:right w:w="120" w:type="dxa"/>
            </w:tcMar>
          </w:tcPr>
          <w:p>
            <w:pPr>
              <w:pStyle w:val="BodytextTable"/>
            </w:pPr>
            <w:ins w:id="20770" w:author="Nhóm dự án" w:date="2026-10-02T09:00:00Z">
              <w:r>
                <w:t xml:space="preserve">100%</w:t>
              </w:r>
            </w:ins>
          </w:p>
        </w:tc>
      </w:tr>
      <w:tr>
        <w:trPr>
          <w:ins w:id="20771" w:author="Nhóm dự án" w:date="2026-10-02T09:00:00Z"/>
        </w:trPr>
        <w:tc>
          <w:tcPr>
            <w:tcW w:w="950" w:type="pct"/>
            <w:tcMar>
              <w:top w:w="80" w:type="dxa"/>
              <w:left w:w="120" w:type="dxa"/>
              <w:bottom w:w="80" w:type="dxa"/>
              <w:right w:w="120" w:type="dxa"/>
            </w:tcMar>
          </w:tcPr>
          <w:p>
            <w:pPr>
              <w:pStyle w:val="BodytextTable"/>
            </w:pPr>
            <w:ins w:id="20772" w:author="Nhóm dự án" w:date="2026-10-02T09:00:00Z">
              <w:r>
                <w:t xml:space="preserve">MT3. Tỷ lệ phiếu tiếp nhận trong 30 phút</w:t>
              </w:r>
            </w:ins>
          </w:p>
        </w:tc>
        <w:tc>
          <w:tcPr>
            <w:tcW w:w="1350" w:type="pct"/>
            <w:tcMar>
              <w:top w:w="80" w:type="dxa"/>
              <w:left w:w="120" w:type="dxa"/>
              <w:bottom w:w="80" w:type="dxa"/>
              <w:right w:w="120" w:type="dxa"/>
            </w:tcMar>
          </w:tcPr>
          <w:p>
            <w:pPr>
              <w:pStyle w:val="BodytextTable"/>
            </w:pPr>
            <w:ins w:id="20773" w:author="Nhóm dự án" w:date="2026-10-02T09:00:00Z">
              <w:r>
                <w:t xml:space="preserve">Số phiếu có thời gian tiếp nhận ≤ 30 phút / Tổng số phiếu tạo trong kỳ × 100%</w:t>
              </w:r>
            </w:ins>
          </w:p>
        </w:tc>
        <w:tc>
          <w:tcPr>
            <w:tcW w:w="800" w:type="pct"/>
            <w:tcMar>
              <w:top w:w="80" w:type="dxa"/>
              <w:left w:w="120" w:type="dxa"/>
              <w:bottom w:w="80" w:type="dxa"/>
              <w:right w:w="120" w:type="dxa"/>
            </w:tcMar>
          </w:tcPr>
          <w:p>
            <w:pPr>
              <w:pStyle w:val="BodytextTable"/>
            </w:pPr>
            <w:ins w:id="20774" w:author="Nhóm dự án" w:date="2026-10-02T09:00:00Z">
              <w:r>
                <w:t xml:space="preserve">Nhật ký hệ thống</w:t>
              </w:r>
            </w:ins>
          </w:p>
        </w:tc>
        <w:tc>
          <w:tcPr>
            <w:tcW w:w="550" w:type="pct"/>
            <w:tcMar>
              <w:top w:w="80" w:type="dxa"/>
              <w:left w:w="120" w:type="dxa"/>
              <w:bottom w:w="80" w:type="dxa"/>
              <w:right w:w="120" w:type="dxa"/>
            </w:tcMar>
          </w:tcPr>
          <w:p>
            <w:pPr>
              <w:pStyle w:val="BodytextTable"/>
            </w:pPr>
            <w:ins w:id="20775" w:author="Nhóm dự án" w:date="2026-10-02T09:00:00Z">
              <w:r>
                <w:t xml:space="preserve">Hằng tuần</w:t>
              </w:r>
            </w:ins>
          </w:p>
        </w:tc>
        <w:tc>
          <w:tcPr>
            <w:tcW w:w="650" w:type="pct"/>
            <w:tcMar>
              <w:top w:w="80" w:type="dxa"/>
              <w:left w:w="120" w:type="dxa"/>
              <w:bottom w:w="80" w:type="dxa"/>
              <w:right w:w="120" w:type="dxa"/>
            </w:tcMar>
          </w:tcPr>
          <w:p>
            <w:pPr>
              <w:pStyle w:val="BodytextTable"/>
            </w:pPr>
            <w:ins w:id="20776" w:author="Nhóm dự án" w:date="2026-10-02T09:00:00Z">
              <w:r>
                <w:rPr>
                  <w:highlight w:val="yellow"/>
                </w:rPr>
                <w:t xml:space="preserve">[ ]</w:t>
              </w:r>
            </w:ins>
          </w:p>
        </w:tc>
        <w:tc>
          <w:tcPr>
            <w:tcW w:w="700" w:type="pct"/>
            <w:tcMar>
              <w:top w:w="80" w:type="dxa"/>
              <w:left w:w="120" w:type="dxa"/>
              <w:bottom w:w="80" w:type="dxa"/>
              <w:right w:w="120" w:type="dxa"/>
            </w:tcMar>
          </w:tcPr>
          <w:p>
            <w:pPr>
              <w:pStyle w:val="BodytextTable"/>
            </w:pPr>
            <w:ins w:id="20777" w:author="Nhóm dự án" w:date="2026-10-02T09:00:00Z">
              <w:r>
                <w:t xml:space="preserve">≥ 90%</w:t>
              </w:r>
            </w:ins>
          </w:p>
        </w:tc>
      </w:tr>
      <w:tr>
        <w:trPr>
          <w:ins w:id="20778" w:author="Nhóm dự án" w:date="2026-10-02T09:00:00Z"/>
        </w:trPr>
        <w:tc>
          <w:tcPr>
            <w:tcW w:w="950" w:type="pct"/>
            <w:tcMar>
              <w:top w:w="80" w:type="dxa"/>
              <w:left w:w="120" w:type="dxa"/>
              <w:bottom w:w="80" w:type="dxa"/>
              <w:right w:w="120" w:type="dxa"/>
            </w:tcMar>
          </w:tcPr>
          <w:p>
            <w:pPr>
              <w:pStyle w:val="BodytextTable"/>
            </w:pPr>
            <w:ins w:id="20779" w:author="Nhóm dự án" w:date="2026-10-02T09:00:00Z">
              <w:r>
                <w:t xml:space="preserve">MT4. Tỷ lệ phiếu xử lý đúng hạn</w:t>
              </w:r>
            </w:ins>
          </w:p>
        </w:tc>
        <w:tc>
          <w:tcPr>
            <w:tcW w:w="1350" w:type="pct"/>
            <w:tcMar>
              <w:top w:w="80" w:type="dxa"/>
              <w:left w:w="120" w:type="dxa"/>
              <w:bottom w:w="80" w:type="dxa"/>
              <w:right w:w="120" w:type="dxa"/>
            </w:tcMar>
          </w:tcPr>
          <w:p>
            <w:pPr>
              <w:pStyle w:val="BodytextTable"/>
            </w:pPr>
            <w:ins w:id="20780" w:author="Nhóm dự án" w:date="2026-10-02T09:00:00Z">
              <w:r>
                <w:t xml:space="preserve">Số phiếu hoàn tất trong thời hạn / Tổng số phiếu hoàn tất × 100%</w:t>
              </w:r>
            </w:ins>
          </w:p>
        </w:tc>
        <w:tc>
          <w:tcPr>
            <w:tcW w:w="800" w:type="pct"/>
            <w:tcMar>
              <w:top w:w="80" w:type="dxa"/>
              <w:left w:w="120" w:type="dxa"/>
              <w:bottom w:w="80" w:type="dxa"/>
              <w:right w:w="120" w:type="dxa"/>
            </w:tcMar>
          </w:tcPr>
          <w:p>
            <w:pPr>
              <w:pStyle w:val="BodytextTable"/>
            </w:pPr>
            <w:ins w:id="20781" w:author="Nhóm dự án" w:date="2026-10-02T09:00:00Z">
              <w:r>
                <w:t xml:space="preserve">Cơ sở dữ liệu hệ thống</w:t>
              </w:r>
            </w:ins>
          </w:p>
        </w:tc>
        <w:tc>
          <w:tcPr>
            <w:tcW w:w="550" w:type="pct"/>
            <w:tcMar>
              <w:top w:w="80" w:type="dxa"/>
              <w:left w:w="120" w:type="dxa"/>
              <w:bottom w:w="80" w:type="dxa"/>
              <w:right w:w="120" w:type="dxa"/>
            </w:tcMar>
          </w:tcPr>
          <w:p>
            <w:pPr>
              <w:pStyle w:val="BodytextTable"/>
            </w:pPr>
            <w:ins w:id="20782" w:author="Nhóm dự án" w:date="2026-10-02T09:00:00Z">
              <w:r>
                <w:t xml:space="preserve">Hằng tháng</w:t>
              </w:r>
            </w:ins>
          </w:p>
        </w:tc>
        <w:tc>
          <w:tcPr>
            <w:tcW w:w="650" w:type="pct"/>
            <w:tcMar>
              <w:top w:w="80" w:type="dxa"/>
              <w:left w:w="120" w:type="dxa"/>
              <w:bottom w:w="80" w:type="dxa"/>
              <w:right w:w="120" w:type="dxa"/>
            </w:tcMar>
          </w:tcPr>
          <w:p>
            <w:pPr>
              <w:pStyle w:val="BodytextTable"/>
            </w:pPr>
            <w:ins w:id="20783" w:author="Nhóm dự án" w:date="2026-10-02T09:00:00Z">
              <w:r>
                <w:rPr>
                  <w:highlight w:val="yellow"/>
                </w:rPr>
                <w:t xml:space="preserve">[ ]</w:t>
              </w:r>
            </w:ins>
          </w:p>
        </w:tc>
        <w:tc>
          <w:tcPr>
            <w:tcW w:w="700" w:type="pct"/>
            <w:tcMar>
              <w:top w:w="80" w:type="dxa"/>
              <w:left w:w="120" w:type="dxa"/>
              <w:bottom w:w="80" w:type="dxa"/>
              <w:right w:w="120" w:type="dxa"/>
            </w:tcMar>
          </w:tcPr>
          <w:p>
            <w:pPr>
              <w:pStyle w:val="BodytextTable"/>
            </w:pPr>
            <w:ins w:id="20784" w:author="Nhóm dự án" w:date="2026-10-02T09:00:00Z">
              <w:r>
                <w:t xml:space="preserve">≥ 80% (3 tháng đầu); ≥ 90%</w:t>
              </w:r>
            </w:ins>
          </w:p>
        </w:tc>
      </w:tr>
      <w:tr>
        <w:trPr>
          <w:ins w:id="20785" w:author="Nhóm dự án" w:date="2026-10-02T09:00:00Z"/>
        </w:trPr>
        <w:tc>
          <w:tcPr>
            <w:tcW w:w="950" w:type="pct"/>
            <w:tcMar>
              <w:top w:w="80" w:type="dxa"/>
              <w:left w:w="120" w:type="dxa"/>
              <w:bottom w:w="80" w:type="dxa"/>
              <w:right w:w="120" w:type="dxa"/>
            </w:tcMar>
          </w:tcPr>
          <w:p>
            <w:pPr>
              <w:pStyle w:val="BodytextTable"/>
            </w:pPr>
            <w:ins w:id="20786" w:author="Nhóm dự án" w:date="2026-10-02T09:00:00Z">
              <w:r>
                <w:t xml:space="preserve">MT5. Tỷ lệ thông báo được xác nhận đúng hạn</w:t>
              </w:r>
            </w:ins>
          </w:p>
        </w:tc>
        <w:tc>
          <w:tcPr>
            <w:tcW w:w="1350" w:type="pct"/>
            <w:tcMar>
              <w:top w:w="80" w:type="dxa"/>
              <w:left w:w="120" w:type="dxa"/>
              <w:bottom w:w="80" w:type="dxa"/>
              <w:right w:w="120" w:type="dxa"/>
            </w:tcMar>
          </w:tcPr>
          <w:p>
            <w:pPr>
              <w:pStyle w:val="BodytextTable"/>
            </w:pPr>
            <w:ins w:id="20787" w:author="Nhóm dự án" w:date="2026-10-02T09:00:00Z">
              <w:r>
                <w:t xml:space="preserve">Số thông báo được xác nhận trong thời hạn / Tổng số thông báo sự kiện quan trọng × 100%</w:t>
              </w:r>
            </w:ins>
          </w:p>
        </w:tc>
        <w:tc>
          <w:tcPr>
            <w:tcW w:w="800" w:type="pct"/>
            <w:tcMar>
              <w:top w:w="80" w:type="dxa"/>
              <w:left w:w="120" w:type="dxa"/>
              <w:bottom w:w="80" w:type="dxa"/>
              <w:right w:w="120" w:type="dxa"/>
            </w:tcMar>
          </w:tcPr>
          <w:p>
            <w:pPr>
              <w:pStyle w:val="BodytextTable"/>
            </w:pPr>
            <w:ins w:id="20788" w:author="Nhóm dự án" w:date="2026-10-02T09:00:00Z">
              <w:r>
                <w:t xml:space="preserve">Nhật ký thông báo</w:t>
              </w:r>
            </w:ins>
          </w:p>
        </w:tc>
        <w:tc>
          <w:tcPr>
            <w:tcW w:w="550" w:type="pct"/>
            <w:tcMar>
              <w:top w:w="80" w:type="dxa"/>
              <w:left w:w="120" w:type="dxa"/>
              <w:bottom w:w="80" w:type="dxa"/>
              <w:right w:w="120" w:type="dxa"/>
            </w:tcMar>
          </w:tcPr>
          <w:p>
            <w:pPr>
              <w:pStyle w:val="BodytextTable"/>
            </w:pPr>
            <w:ins w:id="20789" w:author="Nhóm dự án" w:date="2026-10-02T09:00:00Z">
              <w:r>
                <w:t xml:space="preserve">Hằng tháng</w:t>
              </w:r>
            </w:ins>
          </w:p>
        </w:tc>
        <w:tc>
          <w:tcPr>
            <w:tcW w:w="650" w:type="pct"/>
            <w:tcMar>
              <w:top w:w="80" w:type="dxa"/>
              <w:left w:w="120" w:type="dxa"/>
              <w:bottom w:w="80" w:type="dxa"/>
              <w:right w:w="120" w:type="dxa"/>
            </w:tcMar>
          </w:tcPr>
          <w:p>
            <w:pPr>
              <w:pStyle w:val="BodytextTable"/>
            </w:pPr>
            <w:ins w:id="20790" w:author="Nhóm dự án" w:date="2026-10-02T09:00:00Z">
              <w:r>
                <w:t xml:space="preserve">Chưa đo được (V1 không ghi nhận)</w:t>
              </w:r>
            </w:ins>
          </w:p>
        </w:tc>
        <w:tc>
          <w:tcPr>
            <w:tcW w:w="700" w:type="pct"/>
            <w:tcMar>
              <w:top w:w="80" w:type="dxa"/>
              <w:left w:w="120" w:type="dxa"/>
              <w:bottom w:w="80" w:type="dxa"/>
              <w:right w:w="120" w:type="dxa"/>
            </w:tcMar>
          </w:tcPr>
          <w:p>
            <w:pPr>
              <w:pStyle w:val="BodytextTable"/>
            </w:pPr>
            <w:ins w:id="20791" w:author="Nhóm dự án" w:date="2026-10-02T09:00:00Z">
              <w:r>
                <w:t xml:space="preserve">≥ 95%</w:t>
              </w:r>
            </w:ins>
          </w:p>
        </w:tc>
      </w:tr>
      <w:tr>
        <w:trPr>
          <w:ins w:id="20792" w:author="Nhóm dự án" w:date="2026-10-02T09:00:00Z"/>
        </w:trPr>
        <w:tc>
          <w:tcPr>
            <w:tcW w:w="950" w:type="pct"/>
            <w:tcMar>
              <w:top w:w="80" w:type="dxa"/>
              <w:left w:w="120" w:type="dxa"/>
              <w:bottom w:w="80" w:type="dxa"/>
              <w:right w:w="120" w:type="dxa"/>
            </w:tcMar>
          </w:tcPr>
          <w:p>
            <w:pPr>
              <w:pStyle w:val="BodytextTable"/>
            </w:pPr>
            <w:ins w:id="20793" w:author="Nhóm dự án" w:date="2026-10-02T09:00:00Z">
              <w:r>
                <w:t xml:space="preserve">MT6. Điểm hài lòng người sử dụng</w:t>
              </w:r>
            </w:ins>
          </w:p>
        </w:tc>
        <w:tc>
          <w:tcPr>
            <w:tcW w:w="1350" w:type="pct"/>
            <w:tcMar>
              <w:top w:w="80" w:type="dxa"/>
              <w:left w:w="120" w:type="dxa"/>
              <w:bottom w:w="80" w:type="dxa"/>
              <w:right w:w="120" w:type="dxa"/>
            </w:tcMar>
          </w:tcPr>
          <w:p>
            <w:pPr>
              <w:pStyle w:val="BodytextTable"/>
            </w:pPr>
            <w:ins w:id="20794" w:author="Nhóm dự án" w:date="2026-10-02T09:00:00Z">
              <w:r>
                <w:t xml:space="preserve">Điểm trung bình khảo sát (thang 1–5)</w:t>
              </w:r>
            </w:ins>
          </w:p>
        </w:tc>
        <w:tc>
          <w:tcPr>
            <w:tcW w:w="800" w:type="pct"/>
            <w:tcMar>
              <w:top w:w="80" w:type="dxa"/>
              <w:left w:w="120" w:type="dxa"/>
              <w:bottom w:w="80" w:type="dxa"/>
              <w:right w:w="120" w:type="dxa"/>
            </w:tcMar>
          </w:tcPr>
          <w:p>
            <w:pPr>
              <w:pStyle w:val="BodytextTable"/>
            </w:pPr>
            <w:ins w:id="20795" w:author="Nhóm dự án" w:date="2026-10-02T09:00:00Z">
              <w:r>
                <w:t xml:space="preserve">Phiếu khảo sát; dữ liệu chấm sao</w:t>
              </w:r>
            </w:ins>
          </w:p>
        </w:tc>
        <w:tc>
          <w:tcPr>
            <w:tcW w:w="550" w:type="pct"/>
            <w:tcMar>
              <w:top w:w="80" w:type="dxa"/>
              <w:left w:w="120" w:type="dxa"/>
              <w:bottom w:w="80" w:type="dxa"/>
              <w:right w:w="120" w:type="dxa"/>
            </w:tcMar>
          </w:tcPr>
          <w:p>
            <w:pPr>
              <w:pStyle w:val="BodytextTable"/>
            </w:pPr>
            <w:ins w:id="20796" w:author="Nhóm dự án" w:date="2026-10-02T09:00:00Z">
              <w:r>
                <w:t xml:space="preserve">Hằng quý</w:t>
              </w:r>
            </w:ins>
          </w:p>
        </w:tc>
        <w:tc>
          <w:tcPr>
            <w:tcW w:w="650" w:type="pct"/>
            <w:tcMar>
              <w:top w:w="80" w:type="dxa"/>
              <w:left w:w="120" w:type="dxa"/>
              <w:bottom w:w="80" w:type="dxa"/>
              <w:right w:w="120" w:type="dxa"/>
            </w:tcMar>
          </w:tcPr>
          <w:p>
            <w:pPr>
              <w:pStyle w:val="BodytextTable"/>
            </w:pPr>
            <w:ins w:id="20797" w:author="Nhóm dự án" w:date="2026-10-02T09:00:00Z">
              <w:r>
                <w:rPr>
                  <w:highlight w:val="green"/>
                </w:rPr>
                <w:t xml:space="preserve">Chưa đo (V1 không khảo sát)</w:t>
              </w:r>
            </w:ins>
          </w:p>
        </w:tc>
        <w:tc>
          <w:tcPr>
            <w:tcW w:w="700" w:type="pct"/>
            <w:tcMar>
              <w:top w:w="80" w:type="dxa"/>
              <w:left w:w="120" w:type="dxa"/>
              <w:bottom w:w="80" w:type="dxa"/>
              <w:right w:w="120" w:type="dxa"/>
            </w:tcMar>
          </w:tcPr>
          <w:p>
            <w:pPr>
              <w:pStyle w:val="BodytextTable"/>
            </w:pPr>
            <w:ins w:id="20798" w:author="Nhóm dự án" w:date="2026-10-02T09:00:00Z">
              <w:r>
                <w:t xml:space="preserve">≥ 4,0/5</w:t>
              </w:r>
            </w:ins>
          </w:p>
        </w:tc>
      </w:tr>
      <w:tr>
        <w:trPr>
          <w:ins w:id="20799" w:author="Nhóm dự án" w:date="2026-10-02T09:00:00Z"/>
        </w:trPr>
        <w:tc>
          <w:tcPr>
            <w:tcW w:w="950" w:type="pct"/>
            <w:tcMar>
              <w:top w:w="80" w:type="dxa"/>
              <w:left w:w="120" w:type="dxa"/>
              <w:bottom w:w="80" w:type="dxa"/>
              <w:right w:w="120" w:type="dxa"/>
            </w:tcMar>
          </w:tcPr>
          <w:p>
            <w:pPr>
              <w:pStyle w:val="BodytextTable"/>
            </w:pPr>
            <w:ins w:id="20800" w:author="Nhóm dự án" w:date="2026-10-02T09:00:00Z">
              <w:r>
                <w:t xml:space="preserve">MT7. Thời gian hoạt động ổn định</w:t>
              </w:r>
            </w:ins>
          </w:p>
        </w:tc>
        <w:tc>
          <w:tcPr>
            <w:tcW w:w="1350" w:type="pct"/>
            <w:tcMar>
              <w:top w:w="80" w:type="dxa"/>
              <w:left w:w="120" w:type="dxa"/>
              <w:bottom w:w="80" w:type="dxa"/>
              <w:right w:w="120" w:type="dxa"/>
            </w:tcMar>
          </w:tcPr>
          <w:p>
            <w:pPr>
              <w:pStyle w:val="BodytextTable"/>
            </w:pPr>
            <w:ins w:id="20801" w:author="Nhóm dự án" w:date="2026-10-02T09:00:00Z">
              <w:r>
                <w:t xml:space="preserve">(Tổng thời gian − Thời gian gián đoạn ngoài lịch bảo trì) / Tổng thời gian × 100%</w:t>
              </w:r>
            </w:ins>
          </w:p>
        </w:tc>
        <w:tc>
          <w:tcPr>
            <w:tcW w:w="800" w:type="pct"/>
            <w:tcMar>
              <w:top w:w="80" w:type="dxa"/>
              <w:left w:w="120" w:type="dxa"/>
              <w:bottom w:w="80" w:type="dxa"/>
              <w:right w:w="120" w:type="dxa"/>
            </w:tcMar>
          </w:tcPr>
          <w:p>
            <w:pPr>
              <w:pStyle w:val="BodytextTable"/>
            </w:pPr>
            <w:ins w:id="20802" w:author="Nhóm dự án" w:date="2026-10-02T09:00:00Z">
              <w:r>
                <w:t xml:space="preserve">Công cụ giám sát; nhật ký máy chủ</w:t>
              </w:r>
            </w:ins>
          </w:p>
        </w:tc>
        <w:tc>
          <w:tcPr>
            <w:tcW w:w="550" w:type="pct"/>
            <w:tcMar>
              <w:top w:w="80" w:type="dxa"/>
              <w:left w:w="120" w:type="dxa"/>
              <w:bottom w:w="80" w:type="dxa"/>
              <w:right w:w="120" w:type="dxa"/>
            </w:tcMar>
          </w:tcPr>
          <w:p>
            <w:pPr>
              <w:pStyle w:val="BodytextTable"/>
            </w:pPr>
            <w:ins w:id="20803" w:author="Nhóm dự án" w:date="2026-10-02T09:00:00Z">
              <w:r>
                <w:t xml:space="preserve">Hằng tháng</w:t>
              </w:r>
            </w:ins>
          </w:p>
        </w:tc>
        <w:tc>
          <w:tcPr>
            <w:tcW w:w="650" w:type="pct"/>
            <w:tcMar>
              <w:top w:w="80" w:type="dxa"/>
              <w:left w:w="120" w:type="dxa"/>
              <w:bottom w:w="80" w:type="dxa"/>
              <w:right w:w="120" w:type="dxa"/>
            </w:tcMar>
          </w:tcPr>
          <w:p>
            <w:pPr>
              <w:pStyle w:val="BodytextTable"/>
            </w:pPr>
            <w:ins w:id="20804" w:author="Nhóm dự án" w:date="2026-10-02T09:00:00Z">
              <w:r>
                <w:rPr>
                  <w:highlight w:val="green"/>
                </w:rPr>
                <w:t xml:space="preserve">Chưa đo (V1 không có giám sát)</w:t>
              </w:r>
            </w:ins>
          </w:p>
        </w:tc>
        <w:tc>
          <w:tcPr>
            <w:tcW w:w="700" w:type="pct"/>
            <w:tcMar>
              <w:top w:w="80" w:type="dxa"/>
              <w:left w:w="120" w:type="dxa"/>
              <w:bottom w:w="80" w:type="dxa"/>
              <w:right w:w="120" w:type="dxa"/>
            </w:tcMar>
          </w:tcPr>
          <w:p>
            <w:pPr>
              <w:pStyle w:val="BodytextTable"/>
            </w:pPr>
            <w:ins w:id="20805" w:author="Nhóm dự án" w:date="2026-10-02T09:00:00Z">
              <w:r>
                <w:t xml:space="preserve">≥ 99,5%/tháng</w:t>
              </w:r>
            </w:ins>
          </w:p>
        </w:tc>
      </w:tr>
    </w:tbl>
    <w:p w14:paraId="3C5DF8AA" w14:textId="77777777" w:rsidR="003979C7" w:rsidRPr="003979C7" w:rsidRDefault="003979C7" w:rsidP="003979C7">
      <w:pPr>
        <w:rPr>
          <w:lang w:val="en-US"/>
        </w:rPr>
      </w:pPr>
    </w:p>
    <w:p w14:paraId="45BC56B3" w14:textId="77777777" w:rsidR="00002871" w:rsidRDefault="00CD5D9A" w:rsidP="002377F4">
      <w:pPr>
        <w:pStyle w:val="Heading1"/>
      </w:pPr>
      <w:r>
        <w:t xml:space="preserve">7. TÀI LIỆU THAM KHẢO</w:t>
      </w:r>
    </w:p>
    <w:p w14:paraId="6556DE32" w14:textId="05513502" w:rsidR="00F57742" w:rsidRPr="00774A9B" w:rsidRDefault="00774A9B" w:rsidP="00774A9B">
      <w:pPr>
        <w:pStyle w:val="Bodytext"/>
      </w:pPr>
      <w:r>
        <w:t xml:space="preserve">1. Quyết định số 749/QĐ-TTg của Thủ tướng Chính phủ về việc phê duyệt Chương trình Chuyển đổi số quốc gia đến năm 2025, định hướng đến năm 2030.</w:t>
      </w:r>
    </w:p>
    <w:p w14:paraId="509714B5" w14:textId="474FBC27" w:rsidR="00C16D6B" w:rsidRDefault="00774A9B" w:rsidP="00774A9B">
      <w:pPr>
        <w:pStyle w:val="Bodytext"/>
      </w:pPr>
      <w:r>
        <w:t xml:space="preserve">2. Quyết định số 2491/QĐ-BYT của Bộ Y tế về việc ban hành Tài liệu hướng dẫn xây dựng bệnh viện thông minh.</w:t>
      </w:r>
    </w:p>
    <w:p w14:paraId="58F1F9E2" w14:textId="220973A0" w:rsidR="003979C7" w:rsidRDefault="003979C7" w:rsidP="00774A9B">
      <w:pPr>
        <w:pStyle w:val="Bodytext"/>
      </w:pPr>
      <w:r>
        <w:t xml:space="preserve">3. Vercel. Next.js 14 Documentation App Router.</w:t>
      </w:r>
    </w:p>
    <w:p w14:paraId="5FA59066" w14:textId="456F288F" w:rsidR="003979C7" w:rsidRDefault="003979C7" w:rsidP="00774A9B">
      <w:pPr>
        <w:pStyle w:val="Bodytext"/>
      </w:pPr>
      <w:r>
        <w:t>4. Prisma ORM Documentation.</w:t>
      </w:r>
    </w:p>
    <w:p w14:paraId="5473CB37" w14:textId="5D140D50" w:rsidR="003979C7" w:rsidRDefault="003979C7" w:rsidP="00774A9B">
      <w:pPr>
        <w:pStyle w:val="Bodytext"/>
      </w:pPr>
      <w:r>
        <w:t>5. Docker Compose Documentation.</w:t>
      </w:r>
    </w:p>
    <w:p w14:paraId="654F9931" w14:textId="2DE23DF4" w:rsidR="003979C7" w:rsidRDefault="003979C7" w:rsidP="00774A9B">
      <w:pPr>
        <w:pStyle w:val="Bodytext"/>
      </w:pPr>
      <w:r>
        <w:t xml:space="preserve">6. Tài liệu nội bộ dự án.</w:t>
      </w:r>
    </w:p>
    <w:p w14:paraId="4F0236D9" w14:textId="77777777" w:rsidR="00E3063F" w:rsidRDefault="00CD5D9A" w:rsidP="00E3063F">
      <w:pPr>
        <w:pStyle w:val="Heading1"/>
      </w:pPr>
      <w:r>
        <w:t>8. PHỤ LỤC</w:t>
      </w:r>
    </w:p>
    <w:p w14:paraId="4D995513" w14:textId="17D5F288" w:rsidR="003979C7" w:rsidRDefault="00E3063F" w:rsidP="00836CA1">
      <w:pPr>
        <w:pStyle w:val="Bodytext"/>
      </w:pPr>
      <w:r>
        <w:t xml:space="preserve">1. Kế hoạch thực hiện chi tiết các biện pháp cải tiến chất lượng</w:t>
      </w:r>
    </w:p>
    <w:p w14:paraId="72650894" w14:textId="44997138" w:rsidR="003979C7" w:rsidRPr="00836CA1" w:rsidRDefault="003979C7" w:rsidP="00836CA1">
      <w:pPr>
        <w:pStyle w:val="Bodytext"/>
        <w:sectPr w:rsidR="003979C7" w:rsidRPr="00836CA1" w:rsidSect="009E3F5F">
          <w:pgSz w:w="11906" w:h="16838" w:code="9"/>
          <w:pgMar w:top="1134" w:right="567" w:bottom="1134" w:left="1134" w:header="567" w:footer="567" w:gutter="0"/>
          <w:cols w:space="708"/>
          <w:docGrid w:linePitch="360"/>
        </w:sectPr>
      </w:pPr>
    </w:p>
    <w:p w14:paraId="29071525" w14:textId="0330EC11" w:rsidR="00B2482F" w:rsidRDefault="00B2482F" w:rsidP="00B2482F">
      <w:pPr>
        <w:pStyle w:val="Heading1"/>
      </w:pPr>
      <w:r>
        <w:lastRenderedPageBreak/>
        <w:t xml:space="preserve">PHỤ LỤC 1</w:t>
      </w:r>
    </w:p>
    <w:p w14:paraId="469E57CC" w14:textId="1D61BCE4" w:rsidR="00B2482F" w:rsidRPr="002729FB" w:rsidRDefault="0026795C" w:rsidP="0026795C">
      <w:pPr>
        <w:pStyle w:val="Heading1"/>
      </w:pPr>
      <w:r>
        <w:t>KẾ HOẠCH THỰC HIỆN CHI TIẾT CÁC BIỆN PHÁP CẢI TIẾN CHẤT LƯỢNG</w:t>
      </w:r>
    </w:p>
    <w:tbl>
      <w:tblPr>
        <w:tblW w:w="5316"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000" w:firstRow="0" w:lastRow="0" w:firstColumn="0" w:lastColumn="0" w:noHBand="0" w:noVBand="0"/>
      </w:tblPr>
      <w:tblGrid>
        <w:gridCol w:w="580"/>
        <w:gridCol w:w="2610"/>
        <w:gridCol w:w="1508"/>
        <w:gridCol w:w="957"/>
        <w:gridCol w:w="957"/>
        <w:gridCol w:w="957"/>
        <w:gridCol w:w="493"/>
        <w:gridCol w:w="493"/>
        <w:gridCol w:w="493"/>
        <w:gridCol w:w="493"/>
        <w:gridCol w:w="493"/>
        <w:gridCol w:w="493"/>
        <w:gridCol w:w="493"/>
        <w:gridCol w:w="493"/>
        <w:gridCol w:w="493"/>
        <w:gridCol w:w="493"/>
        <w:gridCol w:w="493"/>
        <w:gridCol w:w="493"/>
        <w:gridCol w:w="1015"/>
      </w:tblGrid>
      <w:tr w:rsidR="00441008" w14:paraId="55CAA558" w14:textId="77777777" w:rsidTr="00441008">
        <w:trPr>
          <w:tblHeader/>
        </w:trPr>
        <w:tc>
          <w:tcPr>
            <w:tcW w:w="200" w:type="pct"/>
            <w:shd w:val="clear" w:color="auto" w:fill="D5E8F0"/>
            <w:tcMar>
              <w:top w:w="80" w:type="dxa"/>
              <w:left w:w="120" w:type="dxa"/>
              <w:bottom w:w="80" w:type="dxa"/>
              <w:right w:w="120" w:type="dxa"/>
            </w:tcMar>
          </w:tcPr>
          <w:p w14:paraId="37D897CB" w14:textId="77777777" w:rsidR="00441008" w:rsidRPr="009E4FA3" w:rsidRDefault="00441008" w:rsidP="00541463">
            <w:pPr>
              <w:pStyle w:val="Titlecolumnoftable"/>
            </w:pPr>
            <w:r>
              <w:t>STT</w:t>
            </w:r>
          </w:p>
        </w:tc>
        <w:tc>
          <w:tcPr>
            <w:tcW w:w="900" w:type="pct"/>
            <w:shd w:val="clear" w:color="auto" w:fill="D5E8F0"/>
            <w:tcMar>
              <w:top w:w="80" w:type="dxa"/>
              <w:left w:w="120" w:type="dxa"/>
              <w:bottom w:w="80" w:type="dxa"/>
              <w:right w:w="120" w:type="dxa"/>
            </w:tcMar>
          </w:tcPr>
          <w:p w14:paraId="0B4415CD" w14:textId="77777777" w:rsidR="00441008" w:rsidRPr="009E4FA3" w:rsidRDefault="00441008" w:rsidP="00541463">
            <w:pPr>
              <w:pStyle w:val="Titlecolumnoftable"/>
            </w:pPr>
            <w:r>
              <w:t>Nội dung công việc</w:t>
            </w:r>
          </w:p>
        </w:tc>
        <w:tc>
          <w:tcPr>
            <w:tcW w:w="520" w:type="pct"/>
            <w:shd w:val="clear" w:color="auto" w:fill="D5E8F0"/>
            <w:tcMar>
              <w:top w:w="80" w:type="dxa"/>
              <w:left w:w="120" w:type="dxa"/>
              <w:bottom w:w="80" w:type="dxa"/>
              <w:right w:w="120" w:type="dxa"/>
            </w:tcMar>
          </w:tcPr>
          <w:p w14:paraId="4E04FEC9" w14:textId="77777777" w:rsidR="00441008" w:rsidRPr="009E4FA3" w:rsidRDefault="00441008" w:rsidP="00541463">
            <w:pPr>
              <w:pStyle w:val="Titlecolumnoftable"/>
            </w:pPr>
            <w:r>
              <w:t>Trách nhiệm</w:t>
            </w:r>
          </w:p>
        </w:tc>
        <w:tc>
          <w:tcPr>
            <w:tcW w:w="330" w:type="pct"/>
            <w:shd w:val="clear" w:color="auto" w:fill="D5E8F0"/>
          </w:tcPr>
          <w:p w14:paraId="49EAC7CE" w14:textId="07A53B12" w:rsidR="00441008" w:rsidRPr="009E4FA3" w:rsidRDefault="00441008" w:rsidP="00541463">
            <w:pPr>
              <w:pStyle w:val="Titlecolumnoftable"/>
            </w:pPr>
            <w:r>
              <w:t>Giám sát</w:t>
            </w:r>
          </w:p>
        </w:tc>
        <w:tc>
          <w:tcPr>
            <w:tcW w:w="330" w:type="pct"/>
            <w:shd w:val="clear" w:color="auto" w:fill="D5E8F0"/>
            <w:tcMar>
              <w:top w:w="80" w:type="dxa"/>
              <w:left w:w="120" w:type="dxa"/>
              <w:bottom w:w="80" w:type="dxa"/>
              <w:right w:w="120" w:type="dxa"/>
            </w:tcMar>
          </w:tcPr>
          <w:p w14:paraId="30AF5065" w14:textId="7ABD441B" w:rsidR="00441008" w:rsidRPr="009E4FA3" w:rsidRDefault="00441008" w:rsidP="00541463">
            <w:pPr>
              <w:pStyle w:val="Titlecolumnoftable"/>
            </w:pPr>
            <w:r>
              <w:t>Bắt đầu</w:t>
            </w:r>
          </w:p>
        </w:tc>
        <w:tc>
          <w:tcPr>
            <w:tcW w:w="330" w:type="pct"/>
            <w:shd w:val="clear" w:color="auto" w:fill="D5E8F0"/>
            <w:tcMar>
              <w:top w:w="80" w:type="dxa"/>
              <w:left w:w="120" w:type="dxa"/>
              <w:bottom w:w="80" w:type="dxa"/>
              <w:right w:w="120" w:type="dxa"/>
            </w:tcMar>
          </w:tcPr>
          <w:p w14:paraId="50ABF155" w14:textId="77777777" w:rsidR="00441008" w:rsidRPr="009E4FA3" w:rsidRDefault="00441008" w:rsidP="00541463">
            <w:pPr>
              <w:pStyle w:val="Titlecolumnoftable"/>
            </w:pPr>
            <w:r>
              <w:t>Kết thúc</w:t>
            </w:r>
          </w:p>
        </w:tc>
        <w:tc>
          <w:tcPr>
            <w:tcW w:w="170" w:type="pct"/>
            <w:shd w:val="clear" w:color="auto" w:fill="D5E8F0"/>
          </w:tcPr>
          <w:p w14:paraId="1BAF63ED" w14:textId="40B2E1BB" w:rsidR="00441008" w:rsidRPr="009E4FA3" w:rsidRDefault="00441008" w:rsidP="00541463">
            <w:pPr>
              <w:pStyle w:val="Titlecolumnoftable"/>
            </w:pPr>
            <w:commentRangeStart w:id="419"/>
            <w:commentRangeStart w:id="535"/>
            <w:r>
              <w:t>T1</w:t>
            </w:r>
          </w:p>
        </w:tc>
        <w:tc>
          <w:tcPr>
            <w:tcW w:w="170" w:type="pct"/>
            <w:shd w:val="clear" w:color="auto" w:fill="D5E8F0"/>
          </w:tcPr>
          <w:p w14:paraId="3B6F6E6E" w14:textId="0B1D75C3" w:rsidR="00441008" w:rsidRPr="009E4FA3" w:rsidRDefault="00441008" w:rsidP="00541463">
            <w:pPr>
              <w:pStyle w:val="Titlecolumnoftable"/>
            </w:pPr>
            <w:r>
              <w:t>T2</w:t>
            </w:r>
          </w:p>
        </w:tc>
        <w:tc>
          <w:tcPr>
            <w:tcW w:w="170" w:type="pct"/>
            <w:shd w:val="clear" w:color="auto" w:fill="D5E8F0"/>
          </w:tcPr>
          <w:p w14:paraId="34D7BE91" w14:textId="0E279CC0" w:rsidR="00441008" w:rsidRPr="009E4FA3" w:rsidRDefault="00441008" w:rsidP="00541463">
            <w:pPr>
              <w:pStyle w:val="Titlecolumnoftable"/>
            </w:pPr>
            <w:r>
              <w:t>T3</w:t>
            </w:r>
          </w:p>
        </w:tc>
        <w:tc>
          <w:tcPr>
            <w:tcW w:w="170" w:type="pct"/>
            <w:shd w:val="clear" w:color="auto" w:fill="D5E8F0"/>
          </w:tcPr>
          <w:p w14:paraId="61392D96" w14:textId="1F999E90" w:rsidR="00441008" w:rsidRPr="009E4FA3" w:rsidRDefault="00441008" w:rsidP="00541463">
            <w:pPr>
              <w:pStyle w:val="Titlecolumnoftable"/>
            </w:pPr>
            <w:r>
              <w:t>T4</w:t>
            </w:r>
          </w:p>
        </w:tc>
        <w:tc>
          <w:tcPr>
            <w:tcW w:w="170" w:type="pct"/>
            <w:shd w:val="clear" w:color="auto" w:fill="D5E8F0"/>
          </w:tcPr>
          <w:p w14:paraId="71DD91E8" w14:textId="5291EF00" w:rsidR="00441008" w:rsidRPr="009E4FA3" w:rsidRDefault="00441008" w:rsidP="00541463">
            <w:pPr>
              <w:pStyle w:val="Titlecolumnoftable"/>
            </w:pPr>
            <w:r>
              <w:t>T5</w:t>
            </w:r>
          </w:p>
        </w:tc>
        <w:tc>
          <w:tcPr>
            <w:tcW w:w="170" w:type="pct"/>
            <w:shd w:val="clear" w:color="auto" w:fill="D5E8F0"/>
          </w:tcPr>
          <w:p w14:paraId="3ABA1591" w14:textId="4E66B015" w:rsidR="00441008" w:rsidRPr="009E4FA3" w:rsidRDefault="00441008" w:rsidP="00541463">
            <w:pPr>
              <w:pStyle w:val="Titlecolumnoftable"/>
            </w:pPr>
            <w:r>
              <w:t>T6</w:t>
            </w:r>
          </w:p>
        </w:tc>
        <w:tc>
          <w:tcPr>
            <w:tcW w:w="170" w:type="pct"/>
            <w:shd w:val="clear" w:color="auto" w:fill="D5E8F0"/>
          </w:tcPr>
          <w:p w14:paraId="5A6764CA" w14:textId="5862D3DD" w:rsidR="00441008" w:rsidRPr="009E4FA3" w:rsidRDefault="00441008" w:rsidP="00541463">
            <w:pPr>
              <w:pStyle w:val="Titlecolumnoftable"/>
            </w:pPr>
            <w:r>
              <w:t>T7</w:t>
            </w:r>
          </w:p>
        </w:tc>
        <w:tc>
          <w:tcPr>
            <w:tcW w:w="170" w:type="pct"/>
            <w:shd w:val="clear" w:color="auto" w:fill="D5E8F0"/>
          </w:tcPr>
          <w:p w14:paraId="0521C923" w14:textId="3F2957A2" w:rsidR="00441008" w:rsidRDefault="00441008" w:rsidP="00541463">
            <w:pPr>
              <w:pStyle w:val="Titlecolumnoftable"/>
            </w:pPr>
            <w:r>
              <w:t>T8</w:t>
            </w:r>
          </w:p>
        </w:tc>
        <w:tc>
          <w:tcPr>
            <w:tcW w:w="170" w:type="pct"/>
            <w:shd w:val="clear" w:color="auto" w:fill="D5E8F0"/>
          </w:tcPr>
          <w:p w14:paraId="4ACEF75E" w14:textId="29E9D38C" w:rsidR="00441008" w:rsidRDefault="00441008" w:rsidP="00541463">
            <w:pPr>
              <w:pStyle w:val="Titlecolumnoftable"/>
            </w:pPr>
            <w:r>
              <w:t>T9</w:t>
            </w:r>
          </w:p>
        </w:tc>
        <w:tc>
          <w:tcPr>
            <w:tcW w:w="170" w:type="pct"/>
            <w:shd w:val="clear" w:color="auto" w:fill="D5E8F0"/>
          </w:tcPr>
          <w:p w14:paraId="73B5CF9F" w14:textId="17F14B7E" w:rsidR="00441008" w:rsidRDefault="00441008" w:rsidP="00541463">
            <w:pPr>
              <w:pStyle w:val="Titlecolumnoftable"/>
            </w:pPr>
            <w:r>
              <w:t>T10</w:t>
            </w:r>
          </w:p>
        </w:tc>
        <w:tc>
          <w:tcPr>
            <w:tcW w:w="170" w:type="pct"/>
            <w:shd w:val="clear" w:color="auto" w:fill="D5E8F0"/>
          </w:tcPr>
          <w:p w14:paraId="79A66D27" w14:textId="4DC5405F" w:rsidR="00441008" w:rsidRDefault="00441008" w:rsidP="00541463">
            <w:pPr>
              <w:pStyle w:val="Titlecolumnoftable"/>
            </w:pPr>
            <w:r>
              <w:t>T11</w:t>
            </w:r>
          </w:p>
        </w:tc>
        <w:tc>
          <w:tcPr>
            <w:tcW w:w="170" w:type="pct"/>
            <w:shd w:val="clear" w:color="auto" w:fill="D5E8F0"/>
          </w:tcPr>
          <w:p w14:paraId="32B0A7AD" w14:textId="08C0B53E" w:rsidR="00441008" w:rsidRPr="009E4FA3" w:rsidRDefault="00441008" w:rsidP="00541463">
            <w:pPr>
              <w:pStyle w:val="Titlecolumnoftable"/>
            </w:pPr>
            <w:r>
              <w:t>T12</w:t>
            </w:r>
            <w:commentRangeEnd w:id="535"/>
            <w:commentRangeEnd w:id="419"/>
            <w:r>
              <w:rPr>
                <w:rStyle w:val="CommentReference"/>
                <w:sz w:val="24"/>
                <w:szCs w:val="26"/>
              </w:rPr>
              <w:commentReference w:id="419"/>
            </w:r>
            <w:r>
              <w:rPr>
                <w:rStyle w:val="CommentReference"/>
              </w:rPr>
              <w:commentReference w:id="535"/>
            </w:r>
          </w:p>
        </w:tc>
        <w:tc>
          <w:tcPr>
            <w:tcW w:w="350" w:type="pct"/>
            <w:shd w:val="clear" w:color="auto" w:fill="D5E8F0"/>
            <w:tcMar>
              <w:top w:w="80" w:type="dxa"/>
              <w:left w:w="120" w:type="dxa"/>
              <w:bottom w:w="80" w:type="dxa"/>
              <w:right w:w="120" w:type="dxa"/>
            </w:tcMar>
          </w:tcPr>
          <w:p w14:paraId="6F561E05" w14:textId="5BDC6F8F" w:rsidR="00441008" w:rsidRPr="009E4FA3" w:rsidRDefault="00441008" w:rsidP="00541463">
            <w:pPr>
              <w:pStyle w:val="Titlecolumnoftable"/>
            </w:pPr>
            <w:r>
              <w:t>Kinh phí</w:t>
            </w:r>
          </w:p>
        </w:tc>
      </w:tr>
      <w:tr w:rsidR="00441008" w14:paraId="0EE7C2D2" w14:textId="77777777" w:rsidTr="00441008">
        <w:trPr>
          <w:del w:id="20812" w:author="Nhóm dự án" w:date="2026-10-02T09:00:00Z"/>
        </w:trPr>
        <w:tc>
          <w:tcPr>
            <w:tcW w:w="200" w:type="pct"/>
            <w:tcMar>
              <w:top w:w="80" w:type="dxa"/>
              <w:left w:w="120" w:type="dxa"/>
              <w:bottom w:w="80" w:type="dxa"/>
              <w:right w:w="120" w:type="dxa"/>
            </w:tcMar>
          </w:tcPr>
          <w:p w14:paraId="5A3600CD" w14:textId="77777777" w:rsidR="00441008" w:rsidRPr="009E4FA3" w:rsidRDefault="00441008" w:rsidP="00541463">
            <w:pPr>
              <w:pStyle w:val="BodytextTable"/>
            </w:pPr>
            <w:del w:id="20807" w:author="Nhóm dự án" w:date="2026-10-02T09:00:00Z">
              <w:r>
                <w:delText>1</w:delText>
              </w:r>
            </w:del>
          </w:p>
        </w:tc>
        <w:tc>
          <w:tcPr>
            <w:tcW w:w="900" w:type="pct"/>
            <w:tcMar>
              <w:top w:w="80" w:type="dxa"/>
              <w:left w:w="120" w:type="dxa"/>
              <w:bottom w:w="80" w:type="dxa"/>
              <w:right w:w="120" w:type="dxa"/>
            </w:tcMar>
          </w:tcPr>
          <w:p w14:paraId="64C99E86" w14:textId="77777777" w:rsidR="00441008" w:rsidRPr="009E4FA3" w:rsidRDefault="00441008" w:rsidP="00541463">
            <w:pPr>
              <w:pStyle w:val="BodytextTable"/>
            </w:pPr>
            <w:del w:id="20808" w:author="Nhóm dự án" w:date="2026-10-02T09:00:00Z">
              <w:r>
                <w:delText>Khảo sát quy trình, thu thập yêu cầu chức năng từng tổ</w:delText>
              </w:r>
            </w:del>
          </w:p>
        </w:tc>
        <w:tc>
          <w:tcPr>
            <w:tcW w:w="520" w:type="pct"/>
            <w:tcMar>
              <w:top w:w="80" w:type="dxa"/>
              <w:left w:w="120" w:type="dxa"/>
              <w:bottom w:w="80" w:type="dxa"/>
              <w:right w:w="120" w:type="dxa"/>
            </w:tcMar>
          </w:tcPr>
          <w:p w14:paraId="25D363A8" w14:textId="77777777" w:rsidR="00441008" w:rsidRPr="009E4FA3" w:rsidRDefault="00441008" w:rsidP="00541463">
            <w:pPr>
              <w:pStyle w:val="BodytextTable"/>
            </w:pPr>
            <w:del w:id="20809" w:author="Nhóm dự án" w:date="2026-10-02T09:00:00Z">
              <w:r>
                <w:delText>Nguyễn Minh Tiến, Tạ Mai Quốc Huy</w:delText>
              </w:r>
            </w:del>
          </w:p>
        </w:tc>
        <w:tc>
          <w:tcPr>
            <w:tcW w:w="330" w:type="pct"/>
          </w:tcPr>
          <w:p w14:paraId="4CC26ABA" w14:textId="77777777" w:rsidR="00441008" w:rsidRPr="009E4FA3" w:rsidRDefault="00441008" w:rsidP="00541463">
            <w:pPr>
              <w:pStyle w:val="BodytextTable"/>
            </w:pPr>
          </w:p>
        </w:tc>
        <w:tc>
          <w:tcPr>
            <w:tcW w:w="330" w:type="pct"/>
            <w:tcMar>
              <w:top w:w="80" w:type="dxa"/>
              <w:left w:w="120" w:type="dxa"/>
              <w:bottom w:w="80" w:type="dxa"/>
              <w:right w:w="120" w:type="dxa"/>
            </w:tcMar>
          </w:tcPr>
          <w:p w14:paraId="39A2E9DD" w14:textId="4EFFF763" w:rsidR="00441008" w:rsidRPr="009E4FA3" w:rsidRDefault="00441008" w:rsidP="00541463">
            <w:pPr>
              <w:pStyle w:val="BodytextTable"/>
            </w:pPr>
            <w:del w:id="20810" w:author="Nhóm dự án" w:date="2026-10-02T09:00:00Z">
              <w:r>
                <w:delText>Tuần 1: GĐ1</w:delText>
              </w:r>
            </w:del>
          </w:p>
        </w:tc>
        <w:tc>
          <w:tcPr>
            <w:tcW w:w="330" w:type="pct"/>
            <w:tcMar>
              <w:top w:w="80" w:type="dxa"/>
              <w:left w:w="120" w:type="dxa"/>
              <w:bottom w:w="80" w:type="dxa"/>
              <w:right w:w="120" w:type="dxa"/>
            </w:tcMar>
          </w:tcPr>
          <w:p w14:paraId="39F2A837" w14:textId="77777777" w:rsidR="00441008" w:rsidRPr="009E4FA3" w:rsidRDefault="00441008" w:rsidP="00541463">
            <w:pPr>
              <w:pStyle w:val="BodytextTable"/>
            </w:pPr>
            <w:del w:id="20811" w:author="Nhóm dự án" w:date="2026-10-02T09:00:00Z">
              <w:r>
                <w:delText>Tuần 2: GĐ1</w:delText>
              </w:r>
            </w:del>
          </w:p>
        </w:tc>
        <w:tc>
          <w:tcPr>
            <w:tcW w:w="170" w:type="pct"/>
          </w:tcPr>
          <w:p w14:paraId="39886FFB" w14:textId="77777777" w:rsidR="00441008" w:rsidRPr="009E4FA3" w:rsidRDefault="00441008" w:rsidP="00541463">
            <w:pPr>
              <w:pStyle w:val="BodytextTable"/>
            </w:pPr>
          </w:p>
        </w:tc>
        <w:tc>
          <w:tcPr>
            <w:tcW w:w="170" w:type="pct"/>
          </w:tcPr>
          <w:p w14:paraId="50E5607B" w14:textId="77777777" w:rsidR="00441008" w:rsidRPr="009E4FA3" w:rsidRDefault="00441008" w:rsidP="00541463">
            <w:pPr>
              <w:pStyle w:val="BodytextTable"/>
            </w:pPr>
          </w:p>
        </w:tc>
        <w:tc>
          <w:tcPr>
            <w:tcW w:w="170" w:type="pct"/>
          </w:tcPr>
          <w:p w14:paraId="1E5B56C0" w14:textId="3CEC50D2" w:rsidR="00441008" w:rsidRPr="009E4FA3" w:rsidRDefault="00441008" w:rsidP="00541463">
            <w:pPr>
              <w:pStyle w:val="BodytextTable"/>
            </w:pPr>
          </w:p>
        </w:tc>
        <w:tc>
          <w:tcPr>
            <w:tcW w:w="170" w:type="pct"/>
          </w:tcPr>
          <w:p w14:paraId="580DDED0" w14:textId="53B69412" w:rsidR="00441008" w:rsidRPr="009E4FA3" w:rsidRDefault="00441008" w:rsidP="00541463">
            <w:pPr>
              <w:pStyle w:val="BodytextTable"/>
            </w:pPr>
          </w:p>
        </w:tc>
        <w:tc>
          <w:tcPr>
            <w:tcW w:w="170" w:type="pct"/>
          </w:tcPr>
          <w:p w14:paraId="3BB53DE2" w14:textId="6996C4EE" w:rsidR="00441008" w:rsidRPr="009E4FA3" w:rsidRDefault="00441008" w:rsidP="00541463">
            <w:pPr>
              <w:pStyle w:val="BodytextTable"/>
            </w:pPr>
          </w:p>
        </w:tc>
        <w:tc>
          <w:tcPr>
            <w:tcW w:w="170" w:type="pct"/>
          </w:tcPr>
          <w:p w14:paraId="3EA05904" w14:textId="5C336BA3" w:rsidR="00441008" w:rsidRPr="009E4FA3" w:rsidRDefault="00441008" w:rsidP="00541463">
            <w:pPr>
              <w:pStyle w:val="BodytextTable"/>
            </w:pPr>
          </w:p>
        </w:tc>
        <w:tc>
          <w:tcPr>
            <w:tcW w:w="170" w:type="pct"/>
          </w:tcPr>
          <w:p w14:paraId="4C8EE10D" w14:textId="0FDA23E9" w:rsidR="00441008" w:rsidRPr="009E4FA3" w:rsidRDefault="00441008" w:rsidP="00541463">
            <w:pPr>
              <w:pStyle w:val="BodytextTable"/>
            </w:pPr>
          </w:p>
        </w:tc>
        <w:tc>
          <w:tcPr>
            <w:tcW w:w="170" w:type="pct"/>
          </w:tcPr>
          <w:p w14:paraId="0C56AE9F" w14:textId="77777777" w:rsidR="00441008" w:rsidRPr="009E4FA3" w:rsidRDefault="00441008" w:rsidP="00541463">
            <w:pPr>
              <w:pStyle w:val="BodytextTable"/>
            </w:pPr>
          </w:p>
        </w:tc>
        <w:tc>
          <w:tcPr>
            <w:tcW w:w="170" w:type="pct"/>
          </w:tcPr>
          <w:p w14:paraId="42EC3921" w14:textId="77777777" w:rsidR="00441008" w:rsidRPr="009E4FA3" w:rsidRDefault="00441008" w:rsidP="00541463">
            <w:pPr>
              <w:pStyle w:val="BodytextTable"/>
            </w:pPr>
          </w:p>
        </w:tc>
        <w:tc>
          <w:tcPr>
            <w:tcW w:w="170" w:type="pct"/>
          </w:tcPr>
          <w:p w14:paraId="726BAF94" w14:textId="77777777" w:rsidR="00441008" w:rsidRPr="009E4FA3" w:rsidRDefault="00441008" w:rsidP="00541463">
            <w:pPr>
              <w:pStyle w:val="BodytextTable"/>
            </w:pPr>
          </w:p>
        </w:tc>
        <w:tc>
          <w:tcPr>
            <w:tcW w:w="170" w:type="pct"/>
          </w:tcPr>
          <w:p w14:paraId="71A3ECBE" w14:textId="77777777" w:rsidR="00441008" w:rsidRPr="009E4FA3" w:rsidRDefault="00441008" w:rsidP="00541463">
            <w:pPr>
              <w:pStyle w:val="BodytextTable"/>
            </w:pPr>
          </w:p>
        </w:tc>
        <w:tc>
          <w:tcPr>
            <w:tcW w:w="170" w:type="pct"/>
          </w:tcPr>
          <w:p w14:paraId="0ACA5CAC" w14:textId="00B66DEE" w:rsidR="00441008" w:rsidRPr="009E4FA3" w:rsidRDefault="00441008" w:rsidP="00541463">
            <w:pPr>
              <w:pStyle w:val="BodytextTable"/>
            </w:pPr>
          </w:p>
        </w:tc>
        <w:tc>
          <w:tcPr>
            <w:tcW w:w="350" w:type="pct"/>
            <w:tcMar>
              <w:top w:w="80" w:type="dxa"/>
              <w:left w:w="120" w:type="dxa"/>
              <w:bottom w:w="80" w:type="dxa"/>
              <w:right w:w="120" w:type="dxa"/>
            </w:tcMar>
          </w:tcPr>
          <w:p w14:paraId="2D2C1328" w14:textId="3E1D72D0" w:rsidR="00441008" w:rsidRPr="009E4FA3" w:rsidRDefault="00441008" w:rsidP="00541463">
            <w:pPr>
              <w:pStyle w:val="BodytextTable"/>
            </w:pPr>
          </w:p>
        </w:tc>
      </w:tr>
      <w:tr w:rsidR="00441008" w14:paraId="5D7FEEF6" w14:textId="77777777" w:rsidTr="00441008">
        <w:trPr>
          <w:del w:id="20818" w:author="Nhóm dự án" w:date="2026-10-02T09:00:00Z"/>
        </w:trPr>
        <w:tc>
          <w:tcPr>
            <w:tcW w:w="200" w:type="pct"/>
            <w:tcMar>
              <w:top w:w="80" w:type="dxa"/>
              <w:left w:w="120" w:type="dxa"/>
              <w:bottom w:w="80" w:type="dxa"/>
              <w:right w:w="120" w:type="dxa"/>
            </w:tcMar>
          </w:tcPr>
          <w:p w14:paraId="6C29AB3B" w14:textId="77777777" w:rsidR="00441008" w:rsidRPr="009E4FA3" w:rsidRDefault="00441008" w:rsidP="00541463">
            <w:pPr>
              <w:pStyle w:val="BodytextTable"/>
            </w:pPr>
            <w:del w:id="20813" w:author="Nhóm dự án" w:date="2026-10-02T09:00:00Z">
              <w:r>
                <w:delText>2</w:delText>
              </w:r>
            </w:del>
          </w:p>
        </w:tc>
        <w:tc>
          <w:tcPr>
            <w:tcW w:w="900" w:type="pct"/>
            <w:tcMar>
              <w:top w:w="80" w:type="dxa"/>
              <w:left w:w="120" w:type="dxa"/>
              <w:bottom w:w="80" w:type="dxa"/>
              <w:right w:w="120" w:type="dxa"/>
            </w:tcMar>
          </w:tcPr>
          <w:p w14:paraId="159AF870" w14:textId="77777777" w:rsidR="00441008" w:rsidRPr="009E4FA3" w:rsidRDefault="00441008" w:rsidP="00541463">
            <w:pPr>
              <w:pStyle w:val="BodytextTable"/>
            </w:pPr>
            <w:del w:id="20814" w:author="Nhóm dự án" w:date="2026-10-02T09:00:00Z">
              <w:r>
                <w:delText>Thiết kế data model và kiến trúc hệ thống</w:delText>
              </w:r>
            </w:del>
          </w:p>
        </w:tc>
        <w:tc>
          <w:tcPr>
            <w:tcW w:w="520" w:type="pct"/>
            <w:tcMar>
              <w:top w:w="80" w:type="dxa"/>
              <w:left w:w="120" w:type="dxa"/>
              <w:bottom w:w="80" w:type="dxa"/>
              <w:right w:w="120" w:type="dxa"/>
            </w:tcMar>
          </w:tcPr>
          <w:p w14:paraId="753999DB" w14:textId="77777777" w:rsidR="00441008" w:rsidRPr="009E4FA3" w:rsidRDefault="00441008" w:rsidP="00541463">
            <w:pPr>
              <w:pStyle w:val="BodytextTable"/>
            </w:pPr>
            <w:del w:id="20815" w:author="Nhóm dự án" w:date="2026-10-02T09:00:00Z">
              <w:r>
                <w:delText>Lê Minh Trí, Nguyễn Tiến Phát</w:delText>
              </w:r>
            </w:del>
          </w:p>
        </w:tc>
        <w:tc>
          <w:tcPr>
            <w:tcW w:w="330" w:type="pct"/>
          </w:tcPr>
          <w:p w14:paraId="6AC014B9" w14:textId="77777777" w:rsidR="00441008" w:rsidRPr="009E4FA3" w:rsidRDefault="00441008" w:rsidP="00541463">
            <w:pPr>
              <w:pStyle w:val="BodytextTable"/>
            </w:pPr>
          </w:p>
        </w:tc>
        <w:tc>
          <w:tcPr>
            <w:tcW w:w="330" w:type="pct"/>
            <w:tcMar>
              <w:top w:w="80" w:type="dxa"/>
              <w:left w:w="120" w:type="dxa"/>
              <w:bottom w:w="80" w:type="dxa"/>
              <w:right w:w="120" w:type="dxa"/>
            </w:tcMar>
          </w:tcPr>
          <w:p w14:paraId="3DD0571A" w14:textId="598552A3" w:rsidR="00441008" w:rsidRPr="009E4FA3" w:rsidRDefault="00441008" w:rsidP="00541463">
            <w:pPr>
              <w:pStyle w:val="BodytextTable"/>
            </w:pPr>
            <w:del w:id="20816" w:author="Nhóm dự án" w:date="2026-10-02T09:00:00Z">
              <w:r>
                <w:delText>Tuần 1: GĐ1</w:delText>
              </w:r>
            </w:del>
          </w:p>
        </w:tc>
        <w:tc>
          <w:tcPr>
            <w:tcW w:w="330" w:type="pct"/>
            <w:tcMar>
              <w:top w:w="80" w:type="dxa"/>
              <w:left w:w="120" w:type="dxa"/>
              <w:bottom w:w="80" w:type="dxa"/>
              <w:right w:w="120" w:type="dxa"/>
            </w:tcMar>
          </w:tcPr>
          <w:p w14:paraId="7CAA53B0" w14:textId="77777777" w:rsidR="00441008" w:rsidRPr="009E4FA3" w:rsidRDefault="00441008" w:rsidP="00541463">
            <w:pPr>
              <w:pStyle w:val="BodytextTable"/>
            </w:pPr>
            <w:del w:id="20817" w:author="Nhóm dự án" w:date="2026-10-02T09:00:00Z">
              <w:r>
                <w:delText>Tuần 2: GĐ1</w:delText>
              </w:r>
            </w:del>
          </w:p>
        </w:tc>
        <w:tc>
          <w:tcPr>
            <w:tcW w:w="170" w:type="pct"/>
          </w:tcPr>
          <w:p w14:paraId="2FA0CB0E" w14:textId="77777777" w:rsidR="00441008" w:rsidRPr="009E4FA3" w:rsidRDefault="00441008" w:rsidP="00541463">
            <w:pPr>
              <w:pStyle w:val="BodytextTable"/>
            </w:pPr>
          </w:p>
        </w:tc>
        <w:tc>
          <w:tcPr>
            <w:tcW w:w="170" w:type="pct"/>
          </w:tcPr>
          <w:p w14:paraId="14F2DC31" w14:textId="77777777" w:rsidR="00441008" w:rsidRPr="009E4FA3" w:rsidRDefault="00441008" w:rsidP="00541463">
            <w:pPr>
              <w:pStyle w:val="BodytextTable"/>
            </w:pPr>
          </w:p>
        </w:tc>
        <w:tc>
          <w:tcPr>
            <w:tcW w:w="170" w:type="pct"/>
          </w:tcPr>
          <w:p w14:paraId="109E6EBE" w14:textId="0AB32082" w:rsidR="00441008" w:rsidRPr="009E4FA3" w:rsidRDefault="00441008" w:rsidP="00541463">
            <w:pPr>
              <w:pStyle w:val="BodytextTable"/>
            </w:pPr>
          </w:p>
        </w:tc>
        <w:tc>
          <w:tcPr>
            <w:tcW w:w="170" w:type="pct"/>
          </w:tcPr>
          <w:p w14:paraId="057EB623" w14:textId="311BBFEB" w:rsidR="00441008" w:rsidRPr="009E4FA3" w:rsidRDefault="00441008" w:rsidP="00541463">
            <w:pPr>
              <w:pStyle w:val="BodytextTable"/>
            </w:pPr>
          </w:p>
        </w:tc>
        <w:tc>
          <w:tcPr>
            <w:tcW w:w="170" w:type="pct"/>
          </w:tcPr>
          <w:p w14:paraId="1A114D19" w14:textId="2729B12C" w:rsidR="00441008" w:rsidRPr="009E4FA3" w:rsidRDefault="00441008" w:rsidP="00541463">
            <w:pPr>
              <w:pStyle w:val="BodytextTable"/>
            </w:pPr>
          </w:p>
        </w:tc>
        <w:tc>
          <w:tcPr>
            <w:tcW w:w="170" w:type="pct"/>
          </w:tcPr>
          <w:p w14:paraId="63FDC787" w14:textId="3313CFA2" w:rsidR="00441008" w:rsidRPr="009E4FA3" w:rsidRDefault="00441008" w:rsidP="00541463">
            <w:pPr>
              <w:pStyle w:val="BodytextTable"/>
            </w:pPr>
          </w:p>
        </w:tc>
        <w:tc>
          <w:tcPr>
            <w:tcW w:w="170" w:type="pct"/>
          </w:tcPr>
          <w:p w14:paraId="1966A75E" w14:textId="2883D136" w:rsidR="00441008" w:rsidRPr="009E4FA3" w:rsidRDefault="00441008" w:rsidP="00541463">
            <w:pPr>
              <w:pStyle w:val="BodytextTable"/>
            </w:pPr>
          </w:p>
        </w:tc>
        <w:tc>
          <w:tcPr>
            <w:tcW w:w="170" w:type="pct"/>
          </w:tcPr>
          <w:p w14:paraId="62F829B2" w14:textId="77777777" w:rsidR="00441008" w:rsidRPr="009E4FA3" w:rsidRDefault="00441008" w:rsidP="00541463">
            <w:pPr>
              <w:pStyle w:val="BodytextTable"/>
            </w:pPr>
          </w:p>
        </w:tc>
        <w:tc>
          <w:tcPr>
            <w:tcW w:w="170" w:type="pct"/>
          </w:tcPr>
          <w:p w14:paraId="0C928AD2" w14:textId="77777777" w:rsidR="00441008" w:rsidRPr="009E4FA3" w:rsidRDefault="00441008" w:rsidP="00541463">
            <w:pPr>
              <w:pStyle w:val="BodytextTable"/>
            </w:pPr>
          </w:p>
        </w:tc>
        <w:tc>
          <w:tcPr>
            <w:tcW w:w="170" w:type="pct"/>
          </w:tcPr>
          <w:p w14:paraId="139E0780" w14:textId="77777777" w:rsidR="00441008" w:rsidRPr="009E4FA3" w:rsidRDefault="00441008" w:rsidP="00541463">
            <w:pPr>
              <w:pStyle w:val="BodytextTable"/>
            </w:pPr>
          </w:p>
        </w:tc>
        <w:tc>
          <w:tcPr>
            <w:tcW w:w="170" w:type="pct"/>
          </w:tcPr>
          <w:p w14:paraId="748869B8" w14:textId="77777777" w:rsidR="00441008" w:rsidRPr="009E4FA3" w:rsidRDefault="00441008" w:rsidP="00541463">
            <w:pPr>
              <w:pStyle w:val="BodytextTable"/>
            </w:pPr>
          </w:p>
        </w:tc>
        <w:tc>
          <w:tcPr>
            <w:tcW w:w="170" w:type="pct"/>
          </w:tcPr>
          <w:p w14:paraId="331AA715" w14:textId="38BE3873" w:rsidR="00441008" w:rsidRPr="009E4FA3" w:rsidRDefault="00441008" w:rsidP="00541463">
            <w:pPr>
              <w:pStyle w:val="BodytextTable"/>
            </w:pPr>
          </w:p>
        </w:tc>
        <w:tc>
          <w:tcPr>
            <w:tcW w:w="350" w:type="pct"/>
            <w:tcMar>
              <w:top w:w="80" w:type="dxa"/>
              <w:left w:w="120" w:type="dxa"/>
              <w:bottom w:w="80" w:type="dxa"/>
              <w:right w:w="120" w:type="dxa"/>
            </w:tcMar>
          </w:tcPr>
          <w:p w14:paraId="2D597F93" w14:textId="1051F46D" w:rsidR="00441008" w:rsidRPr="009E4FA3" w:rsidRDefault="00441008" w:rsidP="00541463">
            <w:pPr>
              <w:pStyle w:val="BodytextTable"/>
            </w:pPr>
          </w:p>
        </w:tc>
      </w:tr>
      <w:tr w:rsidR="00441008" w14:paraId="3CA23C39" w14:textId="77777777" w:rsidTr="00441008">
        <w:trPr>
          <w:del w:id="20825" w:author="Nhóm dự án" w:date="2026-10-02T09:00:00Z"/>
        </w:trPr>
        <w:tc>
          <w:tcPr>
            <w:tcW w:w="200" w:type="pct"/>
            <w:tcMar>
              <w:top w:w="80" w:type="dxa"/>
              <w:left w:w="120" w:type="dxa"/>
              <w:bottom w:w="80" w:type="dxa"/>
              <w:right w:w="120" w:type="dxa"/>
            </w:tcMar>
          </w:tcPr>
          <w:p w14:paraId="0FFF34ED" w14:textId="77777777" w:rsidR="00441008" w:rsidRPr="009E4FA3" w:rsidRDefault="00441008" w:rsidP="00541463">
            <w:pPr>
              <w:pStyle w:val="BodytextTable"/>
            </w:pPr>
            <w:del w:id="20819" w:author="Nhóm dự án" w:date="2026-10-02T09:00:00Z">
              <w:r>
                <w:delText>3</w:delText>
              </w:r>
            </w:del>
          </w:p>
        </w:tc>
        <w:tc>
          <w:tcPr>
            <w:tcW w:w="900" w:type="pct"/>
            <w:tcMar>
              <w:top w:w="80" w:type="dxa"/>
              <w:left w:w="120" w:type="dxa"/>
              <w:bottom w:w="80" w:type="dxa"/>
              <w:right w:w="120" w:type="dxa"/>
            </w:tcMar>
          </w:tcPr>
          <w:p w14:paraId="4C9E2E9B" w14:textId="77777777" w:rsidR="00441008" w:rsidRPr="009E4FA3" w:rsidRDefault="00441008" w:rsidP="00541463">
            <w:pPr>
              <w:pStyle w:val="BodytextTable"/>
            </w:pPr>
            <w:del w:id="20820" w:author="Nhóm dự án" w:date="2026-10-02T09:00:00Z">
              <w:r>
                <w:delText>Phát triển module cốt lõi (auth, Work Orders, notification, dashboard)</w:delText>
              </w:r>
            </w:del>
          </w:p>
        </w:tc>
        <w:tc>
          <w:tcPr>
            <w:tcW w:w="520" w:type="pct"/>
            <w:tcMar>
              <w:top w:w="80" w:type="dxa"/>
              <w:left w:w="120" w:type="dxa"/>
              <w:bottom w:w="80" w:type="dxa"/>
              <w:right w:w="120" w:type="dxa"/>
            </w:tcMar>
          </w:tcPr>
          <w:p w14:paraId="6B6EC739" w14:textId="77777777" w:rsidR="00441008" w:rsidRPr="009E4FA3" w:rsidRDefault="00441008" w:rsidP="00541463">
            <w:pPr>
              <w:pStyle w:val="BodytextTable"/>
            </w:pPr>
            <w:del w:id="20821" w:author="Nhóm dự án" w:date="2026-10-02T09:00:00Z">
              <w:r>
                <w:delText>Toàn bộ ban dự án</w:delText>
              </w:r>
            </w:del>
          </w:p>
        </w:tc>
        <w:tc>
          <w:tcPr>
            <w:tcW w:w="330" w:type="pct"/>
          </w:tcPr>
          <w:p w14:paraId="0E258B83" w14:textId="77777777" w:rsidR="00441008" w:rsidRPr="009E4FA3" w:rsidRDefault="00441008" w:rsidP="00541463">
            <w:pPr>
              <w:pStyle w:val="BodytextTable"/>
            </w:pPr>
          </w:p>
        </w:tc>
        <w:tc>
          <w:tcPr>
            <w:tcW w:w="330" w:type="pct"/>
            <w:tcMar>
              <w:top w:w="80" w:type="dxa"/>
              <w:left w:w="120" w:type="dxa"/>
              <w:bottom w:w="80" w:type="dxa"/>
              <w:right w:w="120" w:type="dxa"/>
            </w:tcMar>
          </w:tcPr>
          <w:p w14:paraId="13DDCA86" w14:textId="65E7F16B" w:rsidR="00441008" w:rsidRPr="009E4FA3" w:rsidRDefault="00441008" w:rsidP="00541463">
            <w:pPr>
              <w:pStyle w:val="BodytextTable"/>
            </w:pPr>
            <w:del w:id="20822" w:author="Nhóm dự án" w:date="2026-10-02T09:00:00Z">
              <w:r>
                <w:delText>Tuần 1: GĐ2</w:delText>
              </w:r>
            </w:del>
          </w:p>
        </w:tc>
        <w:tc>
          <w:tcPr>
            <w:tcW w:w="330" w:type="pct"/>
            <w:tcMar>
              <w:top w:w="80" w:type="dxa"/>
              <w:left w:w="120" w:type="dxa"/>
              <w:bottom w:w="80" w:type="dxa"/>
              <w:right w:w="120" w:type="dxa"/>
            </w:tcMar>
          </w:tcPr>
          <w:p w14:paraId="3EAF310D" w14:textId="77777777" w:rsidR="00441008" w:rsidRPr="009E4FA3" w:rsidRDefault="00441008" w:rsidP="00541463">
            <w:pPr>
              <w:pStyle w:val="BodytextTable"/>
            </w:pPr>
            <w:del w:id="20823" w:author="Nhóm dự án" w:date="2026-10-02T09:00:00Z">
              <w:r>
                <w:delText>Tuần 6: GĐ2</w:delText>
              </w:r>
            </w:del>
          </w:p>
        </w:tc>
        <w:tc>
          <w:tcPr>
            <w:tcW w:w="170" w:type="pct"/>
          </w:tcPr>
          <w:p w14:paraId="337E32C0" w14:textId="77777777" w:rsidR="00441008" w:rsidRPr="009E4FA3" w:rsidRDefault="00441008" w:rsidP="00541463">
            <w:pPr>
              <w:pStyle w:val="BodytextTable"/>
            </w:pPr>
          </w:p>
        </w:tc>
        <w:tc>
          <w:tcPr>
            <w:tcW w:w="170" w:type="pct"/>
          </w:tcPr>
          <w:p w14:paraId="50E23085" w14:textId="77777777" w:rsidR="00441008" w:rsidRPr="009E4FA3" w:rsidRDefault="00441008" w:rsidP="00541463">
            <w:pPr>
              <w:pStyle w:val="BodytextTable"/>
            </w:pPr>
          </w:p>
        </w:tc>
        <w:tc>
          <w:tcPr>
            <w:tcW w:w="170" w:type="pct"/>
          </w:tcPr>
          <w:p w14:paraId="2E3F7741" w14:textId="43F609C9" w:rsidR="00441008" w:rsidRPr="009E4FA3" w:rsidRDefault="00441008" w:rsidP="00541463">
            <w:pPr>
              <w:pStyle w:val="BodytextTable"/>
            </w:pPr>
          </w:p>
        </w:tc>
        <w:tc>
          <w:tcPr>
            <w:tcW w:w="170" w:type="pct"/>
          </w:tcPr>
          <w:p w14:paraId="3FBF2C3A" w14:textId="290B36BB" w:rsidR="00441008" w:rsidRPr="009E4FA3" w:rsidRDefault="00441008" w:rsidP="00541463">
            <w:pPr>
              <w:pStyle w:val="BodytextTable"/>
            </w:pPr>
          </w:p>
        </w:tc>
        <w:tc>
          <w:tcPr>
            <w:tcW w:w="170" w:type="pct"/>
          </w:tcPr>
          <w:p w14:paraId="16138979" w14:textId="691E0553" w:rsidR="00441008" w:rsidRPr="009E4FA3" w:rsidRDefault="00441008" w:rsidP="00541463">
            <w:pPr>
              <w:pStyle w:val="BodytextTable"/>
            </w:pPr>
          </w:p>
        </w:tc>
        <w:tc>
          <w:tcPr>
            <w:tcW w:w="170" w:type="pct"/>
          </w:tcPr>
          <w:p w14:paraId="37850532" w14:textId="24C78A5B" w:rsidR="00441008" w:rsidRPr="009E4FA3" w:rsidRDefault="00441008" w:rsidP="00541463">
            <w:pPr>
              <w:pStyle w:val="BodytextTable"/>
            </w:pPr>
          </w:p>
        </w:tc>
        <w:tc>
          <w:tcPr>
            <w:tcW w:w="170" w:type="pct"/>
          </w:tcPr>
          <w:p w14:paraId="417D3117" w14:textId="19DC67C1" w:rsidR="00441008" w:rsidRPr="009E4FA3" w:rsidRDefault="00441008" w:rsidP="00541463">
            <w:pPr>
              <w:pStyle w:val="BodytextTable"/>
            </w:pPr>
          </w:p>
        </w:tc>
        <w:tc>
          <w:tcPr>
            <w:tcW w:w="170" w:type="pct"/>
          </w:tcPr>
          <w:p w14:paraId="58940480" w14:textId="77777777" w:rsidR="00441008" w:rsidRPr="009E4FA3" w:rsidRDefault="00441008" w:rsidP="00541463">
            <w:pPr>
              <w:pStyle w:val="BodytextTable"/>
            </w:pPr>
          </w:p>
        </w:tc>
        <w:tc>
          <w:tcPr>
            <w:tcW w:w="170" w:type="pct"/>
          </w:tcPr>
          <w:p w14:paraId="0D65AB6E" w14:textId="77777777" w:rsidR="00441008" w:rsidRPr="009E4FA3" w:rsidRDefault="00441008" w:rsidP="00541463">
            <w:pPr>
              <w:pStyle w:val="BodytextTable"/>
            </w:pPr>
          </w:p>
        </w:tc>
        <w:tc>
          <w:tcPr>
            <w:tcW w:w="170" w:type="pct"/>
          </w:tcPr>
          <w:p w14:paraId="7F98FFE4" w14:textId="77777777" w:rsidR="00441008" w:rsidRPr="009E4FA3" w:rsidRDefault="00441008" w:rsidP="00541463">
            <w:pPr>
              <w:pStyle w:val="BodytextTable"/>
            </w:pPr>
          </w:p>
        </w:tc>
        <w:tc>
          <w:tcPr>
            <w:tcW w:w="170" w:type="pct"/>
          </w:tcPr>
          <w:p w14:paraId="0674C1C5" w14:textId="77777777" w:rsidR="00441008" w:rsidRPr="009E4FA3" w:rsidRDefault="00441008" w:rsidP="00541463">
            <w:pPr>
              <w:pStyle w:val="BodytextTable"/>
            </w:pPr>
          </w:p>
        </w:tc>
        <w:tc>
          <w:tcPr>
            <w:tcW w:w="170" w:type="pct"/>
          </w:tcPr>
          <w:p w14:paraId="31B9608A" w14:textId="304C9ECC" w:rsidR="00441008" w:rsidRPr="009E4FA3" w:rsidRDefault="00441008" w:rsidP="00541463">
            <w:pPr>
              <w:pStyle w:val="BodytextTable"/>
            </w:pPr>
          </w:p>
        </w:tc>
        <w:tc>
          <w:tcPr>
            <w:tcW w:w="350" w:type="pct"/>
            <w:tcMar>
              <w:top w:w="80" w:type="dxa"/>
              <w:left w:w="120" w:type="dxa"/>
              <w:bottom w:w="80" w:type="dxa"/>
              <w:right w:w="120" w:type="dxa"/>
            </w:tcMar>
          </w:tcPr>
          <w:p w14:paraId="61F9864E" w14:textId="20888DEC" w:rsidR="00441008" w:rsidRPr="009E4FA3" w:rsidRDefault="00441008" w:rsidP="00541463">
            <w:pPr>
              <w:pStyle w:val="BodytextTable"/>
            </w:pPr>
            <w:commentRangeStart w:id="501"/>
            <w:commentRangeStart w:id="536"/>
            <w:del w:id="20824" w:author="Nhóm dự án" w:date="2026-10-02T09:00:00Z">
              <w:r>
                <w:delText>$880 (Claude Code)</w:delText>
              </w:r>
            </w:del>
            <w:commentRangeEnd w:id="536"/>
            <w:commentRangeEnd w:id="501"/>
            <w:r>
              <w:rPr>
                <w:rStyle w:val="CommentReference"/>
                <w:sz w:val="24"/>
                <w:szCs w:val="26"/>
              </w:rPr>
              <w:commentReference w:id="501"/>
            </w:r>
            <w:r>
              <w:rPr>
                <w:rStyle w:val="CommentReference"/>
              </w:rPr>
              <w:commentReference w:id="536"/>
            </w:r>
          </w:p>
        </w:tc>
      </w:tr>
      <w:tr w:rsidR="00441008" w14:paraId="036325F4" w14:textId="77777777" w:rsidTr="00441008">
        <w:trPr>
          <w:del w:id="20831" w:author="Nhóm dự án" w:date="2026-10-02T09:00:00Z"/>
        </w:trPr>
        <w:tc>
          <w:tcPr>
            <w:tcW w:w="200" w:type="pct"/>
            <w:tcMar>
              <w:top w:w="80" w:type="dxa"/>
              <w:left w:w="120" w:type="dxa"/>
              <w:bottom w:w="80" w:type="dxa"/>
              <w:right w:w="120" w:type="dxa"/>
            </w:tcMar>
          </w:tcPr>
          <w:p w14:paraId="36ED2109" w14:textId="77777777" w:rsidR="00441008" w:rsidRPr="009E4FA3" w:rsidRDefault="00441008" w:rsidP="00541463">
            <w:pPr>
              <w:pStyle w:val="BodytextTable"/>
            </w:pPr>
            <w:del w:id="20826" w:author="Nhóm dự án" w:date="2026-10-02T09:00:00Z">
              <w:r>
                <w:delText>4</w:delText>
              </w:r>
            </w:del>
          </w:p>
        </w:tc>
        <w:tc>
          <w:tcPr>
            <w:tcW w:w="900" w:type="pct"/>
            <w:tcMar>
              <w:top w:w="80" w:type="dxa"/>
              <w:left w:w="120" w:type="dxa"/>
              <w:bottom w:w="80" w:type="dxa"/>
              <w:right w:w="120" w:type="dxa"/>
            </w:tcMar>
          </w:tcPr>
          <w:p w14:paraId="4219374D" w14:textId="77777777" w:rsidR="00441008" w:rsidRPr="009E4FA3" w:rsidRDefault="00441008" w:rsidP="00541463">
            <w:pPr>
              <w:pStyle w:val="BodytextTable"/>
            </w:pPr>
            <w:del w:id="20827" w:author="Nhóm dự án" w:date="2026-10-02T09:00:00Z">
              <w:r>
                <w:delText>Phát triển module chuyên ngành (Điều xe, Vật tư, Hộ lý, An ninh, Môi trường)</w:delText>
              </w:r>
            </w:del>
          </w:p>
        </w:tc>
        <w:tc>
          <w:tcPr>
            <w:tcW w:w="520" w:type="pct"/>
            <w:tcMar>
              <w:top w:w="80" w:type="dxa"/>
              <w:left w:w="120" w:type="dxa"/>
              <w:bottom w:w="80" w:type="dxa"/>
              <w:right w:w="120" w:type="dxa"/>
            </w:tcMar>
          </w:tcPr>
          <w:p w14:paraId="5C6B676D" w14:textId="77777777" w:rsidR="00441008" w:rsidRPr="009E4FA3" w:rsidRDefault="00441008" w:rsidP="00541463">
            <w:pPr>
              <w:pStyle w:val="BodytextTable"/>
            </w:pPr>
            <w:del w:id="20828" w:author="Nhóm dự án" w:date="2026-10-02T09:00:00Z">
              <w:r>
                <w:delText>Toàn bộ ban dự án</w:delText>
              </w:r>
            </w:del>
          </w:p>
        </w:tc>
        <w:tc>
          <w:tcPr>
            <w:tcW w:w="330" w:type="pct"/>
          </w:tcPr>
          <w:p w14:paraId="4B881635" w14:textId="77777777" w:rsidR="00441008" w:rsidRPr="009E4FA3" w:rsidRDefault="00441008" w:rsidP="00541463">
            <w:pPr>
              <w:pStyle w:val="BodytextTable"/>
            </w:pPr>
          </w:p>
        </w:tc>
        <w:tc>
          <w:tcPr>
            <w:tcW w:w="330" w:type="pct"/>
            <w:tcMar>
              <w:top w:w="80" w:type="dxa"/>
              <w:left w:w="120" w:type="dxa"/>
              <w:bottom w:w="80" w:type="dxa"/>
              <w:right w:w="120" w:type="dxa"/>
            </w:tcMar>
          </w:tcPr>
          <w:p w14:paraId="1F6BB45D" w14:textId="5165DACF" w:rsidR="00441008" w:rsidRPr="009E4FA3" w:rsidRDefault="00441008" w:rsidP="00541463">
            <w:pPr>
              <w:pStyle w:val="BodytextTable"/>
            </w:pPr>
            <w:del w:id="20829" w:author="Nhóm dự án" w:date="2026-10-02T09:00:00Z">
              <w:r>
                <w:delText>Tuần 1: GĐ3</w:delText>
              </w:r>
            </w:del>
          </w:p>
        </w:tc>
        <w:tc>
          <w:tcPr>
            <w:tcW w:w="330" w:type="pct"/>
            <w:tcMar>
              <w:top w:w="80" w:type="dxa"/>
              <w:left w:w="120" w:type="dxa"/>
              <w:bottom w:w="80" w:type="dxa"/>
              <w:right w:w="120" w:type="dxa"/>
            </w:tcMar>
          </w:tcPr>
          <w:p w14:paraId="01F31F9E" w14:textId="77777777" w:rsidR="00441008" w:rsidRPr="009E4FA3" w:rsidRDefault="00441008" w:rsidP="00541463">
            <w:pPr>
              <w:pStyle w:val="BodytextTable"/>
            </w:pPr>
            <w:del w:id="20830" w:author="Nhóm dự án" w:date="2026-10-02T09:00:00Z">
              <w:r>
                <w:delText>Tuần 4: GĐ3</w:delText>
              </w:r>
            </w:del>
          </w:p>
        </w:tc>
        <w:tc>
          <w:tcPr>
            <w:tcW w:w="170" w:type="pct"/>
          </w:tcPr>
          <w:p w14:paraId="0CF2A202" w14:textId="77777777" w:rsidR="00441008" w:rsidRPr="009E4FA3" w:rsidRDefault="00441008" w:rsidP="00541463">
            <w:pPr>
              <w:pStyle w:val="BodytextTable"/>
            </w:pPr>
          </w:p>
        </w:tc>
        <w:tc>
          <w:tcPr>
            <w:tcW w:w="170" w:type="pct"/>
          </w:tcPr>
          <w:p w14:paraId="2550EA12" w14:textId="77777777" w:rsidR="00441008" w:rsidRPr="009E4FA3" w:rsidRDefault="00441008" w:rsidP="00541463">
            <w:pPr>
              <w:pStyle w:val="BodytextTable"/>
            </w:pPr>
          </w:p>
        </w:tc>
        <w:tc>
          <w:tcPr>
            <w:tcW w:w="170" w:type="pct"/>
          </w:tcPr>
          <w:p w14:paraId="40557ED9" w14:textId="106C499E" w:rsidR="00441008" w:rsidRPr="009E4FA3" w:rsidRDefault="00441008" w:rsidP="00541463">
            <w:pPr>
              <w:pStyle w:val="BodytextTable"/>
            </w:pPr>
          </w:p>
        </w:tc>
        <w:tc>
          <w:tcPr>
            <w:tcW w:w="170" w:type="pct"/>
          </w:tcPr>
          <w:p w14:paraId="26936728" w14:textId="53CED1DA" w:rsidR="00441008" w:rsidRPr="009E4FA3" w:rsidRDefault="00441008" w:rsidP="00541463">
            <w:pPr>
              <w:pStyle w:val="BodytextTable"/>
            </w:pPr>
          </w:p>
        </w:tc>
        <w:tc>
          <w:tcPr>
            <w:tcW w:w="170" w:type="pct"/>
          </w:tcPr>
          <w:p w14:paraId="007BD0BC" w14:textId="24107634" w:rsidR="00441008" w:rsidRPr="009E4FA3" w:rsidRDefault="00441008" w:rsidP="00541463">
            <w:pPr>
              <w:pStyle w:val="BodytextTable"/>
            </w:pPr>
          </w:p>
        </w:tc>
        <w:tc>
          <w:tcPr>
            <w:tcW w:w="170" w:type="pct"/>
          </w:tcPr>
          <w:p w14:paraId="7BF6904D" w14:textId="068D9438" w:rsidR="00441008" w:rsidRPr="009E4FA3" w:rsidRDefault="00441008" w:rsidP="00541463">
            <w:pPr>
              <w:pStyle w:val="BodytextTable"/>
            </w:pPr>
          </w:p>
        </w:tc>
        <w:tc>
          <w:tcPr>
            <w:tcW w:w="170" w:type="pct"/>
          </w:tcPr>
          <w:p w14:paraId="431C60B3" w14:textId="05251DD8" w:rsidR="00441008" w:rsidRPr="009E4FA3" w:rsidRDefault="00441008" w:rsidP="00541463">
            <w:pPr>
              <w:pStyle w:val="BodytextTable"/>
            </w:pPr>
          </w:p>
        </w:tc>
        <w:tc>
          <w:tcPr>
            <w:tcW w:w="170" w:type="pct"/>
          </w:tcPr>
          <w:p w14:paraId="06D59EBF" w14:textId="77777777" w:rsidR="00441008" w:rsidRPr="009E4FA3" w:rsidRDefault="00441008" w:rsidP="00541463">
            <w:pPr>
              <w:pStyle w:val="BodytextTable"/>
            </w:pPr>
          </w:p>
        </w:tc>
        <w:tc>
          <w:tcPr>
            <w:tcW w:w="170" w:type="pct"/>
          </w:tcPr>
          <w:p w14:paraId="7461DDBC" w14:textId="77777777" w:rsidR="00441008" w:rsidRPr="009E4FA3" w:rsidRDefault="00441008" w:rsidP="00541463">
            <w:pPr>
              <w:pStyle w:val="BodytextTable"/>
            </w:pPr>
          </w:p>
        </w:tc>
        <w:tc>
          <w:tcPr>
            <w:tcW w:w="170" w:type="pct"/>
          </w:tcPr>
          <w:p w14:paraId="5D9755DD" w14:textId="77777777" w:rsidR="00441008" w:rsidRPr="009E4FA3" w:rsidRDefault="00441008" w:rsidP="00541463">
            <w:pPr>
              <w:pStyle w:val="BodytextTable"/>
            </w:pPr>
          </w:p>
        </w:tc>
        <w:tc>
          <w:tcPr>
            <w:tcW w:w="170" w:type="pct"/>
          </w:tcPr>
          <w:p w14:paraId="7E717348" w14:textId="77777777" w:rsidR="00441008" w:rsidRPr="009E4FA3" w:rsidRDefault="00441008" w:rsidP="00541463">
            <w:pPr>
              <w:pStyle w:val="BodytextTable"/>
            </w:pPr>
          </w:p>
        </w:tc>
        <w:tc>
          <w:tcPr>
            <w:tcW w:w="170" w:type="pct"/>
          </w:tcPr>
          <w:p w14:paraId="765AF2B0" w14:textId="483A44E2" w:rsidR="00441008" w:rsidRPr="009E4FA3" w:rsidRDefault="00441008" w:rsidP="00541463">
            <w:pPr>
              <w:pStyle w:val="BodytextTable"/>
            </w:pPr>
          </w:p>
        </w:tc>
        <w:tc>
          <w:tcPr>
            <w:tcW w:w="350" w:type="pct"/>
            <w:tcMar>
              <w:top w:w="80" w:type="dxa"/>
              <w:left w:w="120" w:type="dxa"/>
              <w:bottom w:w="80" w:type="dxa"/>
              <w:right w:w="120" w:type="dxa"/>
            </w:tcMar>
          </w:tcPr>
          <w:p w14:paraId="67109CFB" w14:textId="2FB964C0" w:rsidR="00441008" w:rsidRPr="009E4FA3" w:rsidRDefault="00441008" w:rsidP="00541463">
            <w:pPr>
              <w:pStyle w:val="BodytextTable"/>
            </w:pPr>
          </w:p>
        </w:tc>
      </w:tr>
      <w:tr w:rsidR="00441008" w14:paraId="3B26AE51" w14:textId="77777777" w:rsidTr="00441008">
        <w:trPr>
          <w:del w:id="20837" w:author="Nhóm dự án" w:date="2026-10-02T09:00:00Z"/>
        </w:trPr>
        <w:tc>
          <w:tcPr>
            <w:tcW w:w="200" w:type="pct"/>
            <w:tcMar>
              <w:top w:w="80" w:type="dxa"/>
              <w:left w:w="120" w:type="dxa"/>
              <w:bottom w:w="80" w:type="dxa"/>
              <w:right w:w="120" w:type="dxa"/>
            </w:tcMar>
          </w:tcPr>
          <w:p w14:paraId="0DB3A0D0" w14:textId="77777777" w:rsidR="00441008" w:rsidRPr="009E4FA3" w:rsidRDefault="00441008" w:rsidP="00541463">
            <w:pPr>
              <w:pStyle w:val="BodytextTable"/>
            </w:pPr>
            <w:del w:id="20832" w:author="Nhóm dự án" w:date="2026-10-02T09:00:00Z">
              <w:r>
                <w:delText>5</w:delText>
              </w:r>
            </w:del>
          </w:p>
        </w:tc>
        <w:tc>
          <w:tcPr>
            <w:tcW w:w="900" w:type="pct"/>
            <w:tcMar>
              <w:top w:w="80" w:type="dxa"/>
              <w:left w:w="120" w:type="dxa"/>
              <w:bottom w:w="80" w:type="dxa"/>
              <w:right w:w="120" w:type="dxa"/>
            </w:tcMar>
          </w:tcPr>
          <w:p w14:paraId="3F2D149E" w14:textId="77777777" w:rsidR="00441008" w:rsidRPr="009E4FA3" w:rsidRDefault="00441008" w:rsidP="00541463">
            <w:pPr>
              <w:pStyle w:val="BodytextTable"/>
            </w:pPr>
            <w:del w:id="20833" w:author="Nhóm dự án" w:date="2026-10-02T09:00:00Z">
              <w:r>
                <w:delText>Cấu hình hạ tầng, Docker, SSL/TLS, SMTP</w:delText>
              </w:r>
            </w:del>
          </w:p>
        </w:tc>
        <w:tc>
          <w:tcPr>
            <w:tcW w:w="520" w:type="pct"/>
            <w:tcMar>
              <w:top w:w="80" w:type="dxa"/>
              <w:left w:w="120" w:type="dxa"/>
              <w:bottom w:w="80" w:type="dxa"/>
              <w:right w:w="120" w:type="dxa"/>
            </w:tcMar>
          </w:tcPr>
          <w:p w14:paraId="3F7CCF0F" w14:textId="77777777" w:rsidR="00441008" w:rsidRPr="009E4FA3" w:rsidRDefault="00441008" w:rsidP="00541463">
            <w:pPr>
              <w:pStyle w:val="BodytextTable"/>
            </w:pPr>
            <w:del w:id="20834" w:author="Nhóm dự án" w:date="2026-10-02T09:00:00Z">
              <w:r>
                <w:delText>Lê Minh Trí</w:delText>
              </w:r>
            </w:del>
          </w:p>
        </w:tc>
        <w:tc>
          <w:tcPr>
            <w:tcW w:w="330" w:type="pct"/>
          </w:tcPr>
          <w:p w14:paraId="39AEDA2F" w14:textId="77777777" w:rsidR="00441008" w:rsidRPr="009E4FA3" w:rsidRDefault="00441008" w:rsidP="00541463">
            <w:pPr>
              <w:pStyle w:val="BodytextTable"/>
            </w:pPr>
          </w:p>
        </w:tc>
        <w:tc>
          <w:tcPr>
            <w:tcW w:w="330" w:type="pct"/>
            <w:tcMar>
              <w:top w:w="80" w:type="dxa"/>
              <w:left w:w="120" w:type="dxa"/>
              <w:bottom w:w="80" w:type="dxa"/>
              <w:right w:w="120" w:type="dxa"/>
            </w:tcMar>
          </w:tcPr>
          <w:p w14:paraId="32204E3D" w14:textId="3EC8D562" w:rsidR="00441008" w:rsidRPr="009E4FA3" w:rsidRDefault="00441008" w:rsidP="00541463">
            <w:pPr>
              <w:pStyle w:val="BodytextTable"/>
            </w:pPr>
            <w:del w:id="20835" w:author="Nhóm dự án" w:date="2026-10-02T09:00:00Z">
              <w:r>
                <w:delText>Tuần 3: GĐ2</w:delText>
              </w:r>
            </w:del>
          </w:p>
        </w:tc>
        <w:tc>
          <w:tcPr>
            <w:tcW w:w="330" w:type="pct"/>
            <w:tcMar>
              <w:top w:w="80" w:type="dxa"/>
              <w:left w:w="120" w:type="dxa"/>
              <w:bottom w:w="80" w:type="dxa"/>
              <w:right w:w="120" w:type="dxa"/>
            </w:tcMar>
          </w:tcPr>
          <w:p w14:paraId="1C664132" w14:textId="77777777" w:rsidR="00441008" w:rsidRPr="009E4FA3" w:rsidRDefault="00441008" w:rsidP="00541463">
            <w:pPr>
              <w:pStyle w:val="BodytextTable"/>
            </w:pPr>
            <w:del w:id="20836" w:author="Nhóm dự án" w:date="2026-10-02T09:00:00Z">
              <w:r>
                <w:delText>Tuần 1: GĐ4</w:delText>
              </w:r>
            </w:del>
          </w:p>
        </w:tc>
        <w:tc>
          <w:tcPr>
            <w:tcW w:w="170" w:type="pct"/>
          </w:tcPr>
          <w:p w14:paraId="051FC321" w14:textId="77777777" w:rsidR="00441008" w:rsidRPr="009E4FA3" w:rsidRDefault="00441008" w:rsidP="00541463">
            <w:pPr>
              <w:pStyle w:val="BodytextTable"/>
            </w:pPr>
          </w:p>
        </w:tc>
        <w:tc>
          <w:tcPr>
            <w:tcW w:w="170" w:type="pct"/>
          </w:tcPr>
          <w:p w14:paraId="5D9693A0" w14:textId="77777777" w:rsidR="00441008" w:rsidRPr="009E4FA3" w:rsidRDefault="00441008" w:rsidP="00541463">
            <w:pPr>
              <w:pStyle w:val="BodytextTable"/>
            </w:pPr>
          </w:p>
        </w:tc>
        <w:tc>
          <w:tcPr>
            <w:tcW w:w="170" w:type="pct"/>
          </w:tcPr>
          <w:p w14:paraId="58DB763E" w14:textId="2C308CCE" w:rsidR="00441008" w:rsidRPr="009E4FA3" w:rsidRDefault="00441008" w:rsidP="00541463">
            <w:pPr>
              <w:pStyle w:val="BodytextTable"/>
            </w:pPr>
          </w:p>
        </w:tc>
        <w:tc>
          <w:tcPr>
            <w:tcW w:w="170" w:type="pct"/>
          </w:tcPr>
          <w:p w14:paraId="327708EF" w14:textId="2AF01ED4" w:rsidR="00441008" w:rsidRPr="009E4FA3" w:rsidRDefault="00441008" w:rsidP="00541463">
            <w:pPr>
              <w:pStyle w:val="BodytextTable"/>
            </w:pPr>
          </w:p>
        </w:tc>
        <w:tc>
          <w:tcPr>
            <w:tcW w:w="170" w:type="pct"/>
          </w:tcPr>
          <w:p w14:paraId="0356F6F2" w14:textId="7FE94132" w:rsidR="00441008" w:rsidRPr="009E4FA3" w:rsidRDefault="00441008" w:rsidP="00541463">
            <w:pPr>
              <w:pStyle w:val="BodytextTable"/>
            </w:pPr>
          </w:p>
        </w:tc>
        <w:tc>
          <w:tcPr>
            <w:tcW w:w="170" w:type="pct"/>
          </w:tcPr>
          <w:p w14:paraId="64582268" w14:textId="29036C1A" w:rsidR="00441008" w:rsidRPr="009E4FA3" w:rsidRDefault="00441008" w:rsidP="00541463">
            <w:pPr>
              <w:pStyle w:val="BodytextTable"/>
            </w:pPr>
          </w:p>
        </w:tc>
        <w:tc>
          <w:tcPr>
            <w:tcW w:w="170" w:type="pct"/>
          </w:tcPr>
          <w:p w14:paraId="1DB78FCF" w14:textId="3D0AD9F3" w:rsidR="00441008" w:rsidRPr="009E4FA3" w:rsidRDefault="00441008" w:rsidP="00541463">
            <w:pPr>
              <w:pStyle w:val="BodytextTable"/>
            </w:pPr>
          </w:p>
        </w:tc>
        <w:tc>
          <w:tcPr>
            <w:tcW w:w="170" w:type="pct"/>
          </w:tcPr>
          <w:p w14:paraId="10264EAF" w14:textId="77777777" w:rsidR="00441008" w:rsidRPr="009E4FA3" w:rsidRDefault="00441008" w:rsidP="00541463">
            <w:pPr>
              <w:pStyle w:val="BodytextTable"/>
            </w:pPr>
          </w:p>
        </w:tc>
        <w:tc>
          <w:tcPr>
            <w:tcW w:w="170" w:type="pct"/>
          </w:tcPr>
          <w:p w14:paraId="16D96110" w14:textId="77777777" w:rsidR="00441008" w:rsidRPr="009E4FA3" w:rsidRDefault="00441008" w:rsidP="00541463">
            <w:pPr>
              <w:pStyle w:val="BodytextTable"/>
            </w:pPr>
          </w:p>
        </w:tc>
        <w:tc>
          <w:tcPr>
            <w:tcW w:w="170" w:type="pct"/>
          </w:tcPr>
          <w:p w14:paraId="71EA66F8" w14:textId="77777777" w:rsidR="00441008" w:rsidRPr="009E4FA3" w:rsidRDefault="00441008" w:rsidP="00541463">
            <w:pPr>
              <w:pStyle w:val="BodytextTable"/>
            </w:pPr>
          </w:p>
        </w:tc>
        <w:tc>
          <w:tcPr>
            <w:tcW w:w="170" w:type="pct"/>
          </w:tcPr>
          <w:p w14:paraId="4E56C362" w14:textId="77777777" w:rsidR="00441008" w:rsidRPr="009E4FA3" w:rsidRDefault="00441008" w:rsidP="00541463">
            <w:pPr>
              <w:pStyle w:val="BodytextTable"/>
            </w:pPr>
          </w:p>
        </w:tc>
        <w:tc>
          <w:tcPr>
            <w:tcW w:w="170" w:type="pct"/>
          </w:tcPr>
          <w:p w14:paraId="6E7052E4" w14:textId="6160818C" w:rsidR="00441008" w:rsidRPr="009E4FA3" w:rsidRDefault="00441008" w:rsidP="00541463">
            <w:pPr>
              <w:pStyle w:val="BodytextTable"/>
            </w:pPr>
          </w:p>
        </w:tc>
        <w:tc>
          <w:tcPr>
            <w:tcW w:w="350" w:type="pct"/>
            <w:tcMar>
              <w:top w:w="80" w:type="dxa"/>
              <w:left w:w="120" w:type="dxa"/>
              <w:bottom w:w="80" w:type="dxa"/>
              <w:right w:w="120" w:type="dxa"/>
            </w:tcMar>
          </w:tcPr>
          <w:p w14:paraId="19DFD623" w14:textId="1A1D3B15" w:rsidR="00441008" w:rsidRPr="009E4FA3" w:rsidRDefault="00441008" w:rsidP="00541463">
            <w:pPr>
              <w:pStyle w:val="BodytextTable"/>
            </w:pPr>
          </w:p>
        </w:tc>
      </w:tr>
      <w:tr w:rsidR="00441008" w14:paraId="44C02D8D" w14:textId="77777777" w:rsidTr="00441008">
        <w:trPr>
          <w:del w:id="20843" w:author="Nhóm dự án" w:date="2026-10-02T09:00:00Z"/>
        </w:trPr>
        <w:tc>
          <w:tcPr>
            <w:tcW w:w="200" w:type="pct"/>
            <w:tcMar>
              <w:top w:w="80" w:type="dxa"/>
              <w:left w:w="120" w:type="dxa"/>
              <w:bottom w:w="80" w:type="dxa"/>
              <w:right w:w="120" w:type="dxa"/>
            </w:tcMar>
          </w:tcPr>
          <w:p w14:paraId="55FA3CB4" w14:textId="77777777" w:rsidR="00441008" w:rsidRPr="009E4FA3" w:rsidRDefault="00441008" w:rsidP="00541463">
            <w:pPr>
              <w:pStyle w:val="BodytextTable"/>
            </w:pPr>
            <w:del w:id="20838" w:author="Nhóm dự án" w:date="2026-10-02T09:00:00Z">
              <w:r>
                <w:delText>6</w:delText>
              </w:r>
            </w:del>
          </w:p>
        </w:tc>
        <w:tc>
          <w:tcPr>
            <w:tcW w:w="900" w:type="pct"/>
            <w:tcMar>
              <w:top w:w="80" w:type="dxa"/>
              <w:left w:w="120" w:type="dxa"/>
              <w:bottom w:w="80" w:type="dxa"/>
              <w:right w:w="120" w:type="dxa"/>
            </w:tcMar>
          </w:tcPr>
          <w:p w14:paraId="7BF7B914" w14:textId="77777777" w:rsidR="00441008" w:rsidRPr="009E4FA3" w:rsidRDefault="00441008" w:rsidP="00541463">
            <w:pPr>
              <w:pStyle w:val="BodytextTable"/>
            </w:pPr>
            <w:del w:id="20839" w:author="Nhóm dự án" w:date="2026-10-02T09:00:00Z">
              <w:r>
                <w:delText>Kiểm thử nghiệm thu cùng người dùng cuối</w:delText>
              </w:r>
            </w:del>
          </w:p>
        </w:tc>
        <w:tc>
          <w:tcPr>
            <w:tcW w:w="520" w:type="pct"/>
            <w:tcMar>
              <w:top w:w="80" w:type="dxa"/>
              <w:left w:w="120" w:type="dxa"/>
              <w:bottom w:w="80" w:type="dxa"/>
              <w:right w:w="120" w:type="dxa"/>
            </w:tcMar>
          </w:tcPr>
          <w:p w14:paraId="69841F7C" w14:textId="77777777" w:rsidR="00441008" w:rsidRPr="009E4FA3" w:rsidRDefault="00441008" w:rsidP="00541463">
            <w:pPr>
              <w:pStyle w:val="BodytextTable"/>
            </w:pPr>
            <w:del w:id="20840" w:author="Nhóm dự án" w:date="2026-10-02T09:00:00Z">
              <w:r>
                <w:delText>Toàn bộ ban dự án</w:delText>
              </w:r>
            </w:del>
          </w:p>
        </w:tc>
        <w:tc>
          <w:tcPr>
            <w:tcW w:w="330" w:type="pct"/>
          </w:tcPr>
          <w:p w14:paraId="68DF4A52" w14:textId="77777777" w:rsidR="00441008" w:rsidRPr="009E4FA3" w:rsidRDefault="00441008" w:rsidP="00541463">
            <w:pPr>
              <w:pStyle w:val="BodytextTable"/>
            </w:pPr>
          </w:p>
        </w:tc>
        <w:tc>
          <w:tcPr>
            <w:tcW w:w="330" w:type="pct"/>
            <w:tcMar>
              <w:top w:w="80" w:type="dxa"/>
              <w:left w:w="120" w:type="dxa"/>
              <w:bottom w:w="80" w:type="dxa"/>
              <w:right w:w="120" w:type="dxa"/>
            </w:tcMar>
          </w:tcPr>
          <w:p w14:paraId="0CB8D58E" w14:textId="03F4FECA" w:rsidR="00441008" w:rsidRPr="009E4FA3" w:rsidRDefault="00441008" w:rsidP="00541463">
            <w:pPr>
              <w:pStyle w:val="BodytextTable"/>
            </w:pPr>
            <w:del w:id="20841" w:author="Nhóm dự án" w:date="2026-10-02T09:00:00Z">
              <w:r>
                <w:delText>Tuần 1: GĐ4</w:delText>
              </w:r>
            </w:del>
          </w:p>
        </w:tc>
        <w:tc>
          <w:tcPr>
            <w:tcW w:w="330" w:type="pct"/>
            <w:tcMar>
              <w:top w:w="80" w:type="dxa"/>
              <w:left w:w="120" w:type="dxa"/>
              <w:bottom w:w="80" w:type="dxa"/>
              <w:right w:w="120" w:type="dxa"/>
            </w:tcMar>
          </w:tcPr>
          <w:p w14:paraId="29E56594" w14:textId="77777777" w:rsidR="00441008" w:rsidRPr="009E4FA3" w:rsidRDefault="00441008" w:rsidP="00541463">
            <w:pPr>
              <w:pStyle w:val="BodytextTable"/>
            </w:pPr>
            <w:del w:id="20842" w:author="Nhóm dự án" w:date="2026-10-02T09:00:00Z">
              <w:r>
                <w:delText>Tuần 2: GĐ4</w:delText>
              </w:r>
            </w:del>
          </w:p>
        </w:tc>
        <w:tc>
          <w:tcPr>
            <w:tcW w:w="170" w:type="pct"/>
          </w:tcPr>
          <w:p w14:paraId="05514E61" w14:textId="77777777" w:rsidR="00441008" w:rsidRPr="009E4FA3" w:rsidRDefault="00441008" w:rsidP="00541463">
            <w:pPr>
              <w:pStyle w:val="BodytextTable"/>
            </w:pPr>
          </w:p>
        </w:tc>
        <w:tc>
          <w:tcPr>
            <w:tcW w:w="170" w:type="pct"/>
          </w:tcPr>
          <w:p w14:paraId="430C373D" w14:textId="77777777" w:rsidR="00441008" w:rsidRPr="009E4FA3" w:rsidRDefault="00441008" w:rsidP="00541463">
            <w:pPr>
              <w:pStyle w:val="BodytextTable"/>
            </w:pPr>
          </w:p>
        </w:tc>
        <w:tc>
          <w:tcPr>
            <w:tcW w:w="170" w:type="pct"/>
          </w:tcPr>
          <w:p w14:paraId="1207E326" w14:textId="74AA4454" w:rsidR="00441008" w:rsidRPr="009E4FA3" w:rsidRDefault="00441008" w:rsidP="00541463">
            <w:pPr>
              <w:pStyle w:val="BodytextTable"/>
            </w:pPr>
          </w:p>
        </w:tc>
        <w:tc>
          <w:tcPr>
            <w:tcW w:w="170" w:type="pct"/>
          </w:tcPr>
          <w:p w14:paraId="2E088E73" w14:textId="76541072" w:rsidR="00441008" w:rsidRPr="009E4FA3" w:rsidRDefault="00441008" w:rsidP="00541463">
            <w:pPr>
              <w:pStyle w:val="BodytextTable"/>
            </w:pPr>
          </w:p>
        </w:tc>
        <w:tc>
          <w:tcPr>
            <w:tcW w:w="170" w:type="pct"/>
          </w:tcPr>
          <w:p w14:paraId="1AE0FCAF" w14:textId="1B9E96B6" w:rsidR="00441008" w:rsidRPr="009E4FA3" w:rsidRDefault="00441008" w:rsidP="00541463">
            <w:pPr>
              <w:pStyle w:val="BodytextTable"/>
            </w:pPr>
          </w:p>
        </w:tc>
        <w:tc>
          <w:tcPr>
            <w:tcW w:w="170" w:type="pct"/>
          </w:tcPr>
          <w:p w14:paraId="6708B5DE" w14:textId="3A4C4432" w:rsidR="00441008" w:rsidRPr="009E4FA3" w:rsidRDefault="00441008" w:rsidP="00541463">
            <w:pPr>
              <w:pStyle w:val="BodytextTable"/>
            </w:pPr>
          </w:p>
        </w:tc>
        <w:tc>
          <w:tcPr>
            <w:tcW w:w="170" w:type="pct"/>
          </w:tcPr>
          <w:p w14:paraId="04CDFDB6" w14:textId="242CD589" w:rsidR="00441008" w:rsidRPr="009E4FA3" w:rsidRDefault="00441008" w:rsidP="00541463">
            <w:pPr>
              <w:pStyle w:val="BodytextTable"/>
            </w:pPr>
          </w:p>
        </w:tc>
        <w:tc>
          <w:tcPr>
            <w:tcW w:w="170" w:type="pct"/>
          </w:tcPr>
          <w:p w14:paraId="6A57355F" w14:textId="77777777" w:rsidR="00441008" w:rsidRPr="009E4FA3" w:rsidRDefault="00441008" w:rsidP="00541463">
            <w:pPr>
              <w:pStyle w:val="BodytextTable"/>
            </w:pPr>
          </w:p>
        </w:tc>
        <w:tc>
          <w:tcPr>
            <w:tcW w:w="170" w:type="pct"/>
          </w:tcPr>
          <w:p w14:paraId="7D00DF1B" w14:textId="77777777" w:rsidR="00441008" w:rsidRPr="009E4FA3" w:rsidRDefault="00441008" w:rsidP="00541463">
            <w:pPr>
              <w:pStyle w:val="BodytextTable"/>
            </w:pPr>
          </w:p>
        </w:tc>
        <w:tc>
          <w:tcPr>
            <w:tcW w:w="170" w:type="pct"/>
          </w:tcPr>
          <w:p w14:paraId="06E86D28" w14:textId="77777777" w:rsidR="00441008" w:rsidRPr="009E4FA3" w:rsidRDefault="00441008" w:rsidP="00541463">
            <w:pPr>
              <w:pStyle w:val="BodytextTable"/>
            </w:pPr>
          </w:p>
        </w:tc>
        <w:tc>
          <w:tcPr>
            <w:tcW w:w="170" w:type="pct"/>
          </w:tcPr>
          <w:p w14:paraId="158DD79E" w14:textId="77777777" w:rsidR="00441008" w:rsidRPr="009E4FA3" w:rsidRDefault="00441008" w:rsidP="00541463">
            <w:pPr>
              <w:pStyle w:val="BodytextTable"/>
            </w:pPr>
          </w:p>
        </w:tc>
        <w:tc>
          <w:tcPr>
            <w:tcW w:w="170" w:type="pct"/>
          </w:tcPr>
          <w:p w14:paraId="4BF9A97A" w14:textId="7192532D" w:rsidR="00441008" w:rsidRPr="009E4FA3" w:rsidRDefault="00441008" w:rsidP="00541463">
            <w:pPr>
              <w:pStyle w:val="BodytextTable"/>
            </w:pPr>
          </w:p>
        </w:tc>
        <w:tc>
          <w:tcPr>
            <w:tcW w:w="350" w:type="pct"/>
            <w:tcMar>
              <w:top w:w="80" w:type="dxa"/>
              <w:left w:w="120" w:type="dxa"/>
              <w:bottom w:w="80" w:type="dxa"/>
              <w:right w:w="120" w:type="dxa"/>
            </w:tcMar>
          </w:tcPr>
          <w:p w14:paraId="6076B30F" w14:textId="6628F2DB" w:rsidR="00441008" w:rsidRPr="009E4FA3" w:rsidRDefault="00441008" w:rsidP="00541463">
            <w:pPr>
              <w:pStyle w:val="BodytextTable"/>
            </w:pPr>
          </w:p>
        </w:tc>
      </w:tr>
      <w:tr w:rsidR="00441008" w14:paraId="2FCC8912" w14:textId="77777777" w:rsidTr="00441008">
        <w:trPr>
          <w:del w:id="20849" w:author="Nhóm dự án" w:date="2026-10-02T09:00:00Z"/>
        </w:trPr>
        <w:tc>
          <w:tcPr>
            <w:tcW w:w="200" w:type="pct"/>
            <w:tcMar>
              <w:top w:w="80" w:type="dxa"/>
              <w:left w:w="120" w:type="dxa"/>
              <w:bottom w:w="80" w:type="dxa"/>
              <w:right w:w="120" w:type="dxa"/>
            </w:tcMar>
          </w:tcPr>
          <w:p w14:paraId="1BA051AB" w14:textId="77777777" w:rsidR="00441008" w:rsidRPr="009E4FA3" w:rsidRDefault="00441008" w:rsidP="00541463">
            <w:pPr>
              <w:pStyle w:val="BodytextTable"/>
            </w:pPr>
            <w:del w:id="20844" w:author="Nhóm dự án" w:date="2026-10-02T09:00:00Z">
              <w:r>
                <w:delText>7</w:delText>
              </w:r>
            </w:del>
          </w:p>
        </w:tc>
        <w:tc>
          <w:tcPr>
            <w:tcW w:w="900" w:type="pct"/>
            <w:tcMar>
              <w:top w:w="80" w:type="dxa"/>
              <w:left w:w="120" w:type="dxa"/>
              <w:bottom w:w="80" w:type="dxa"/>
              <w:right w:w="120" w:type="dxa"/>
            </w:tcMar>
          </w:tcPr>
          <w:p w14:paraId="7069BF9F" w14:textId="0840AA8B" w:rsidR="00441008" w:rsidRPr="009E4FA3" w:rsidRDefault="00441008" w:rsidP="00541463">
            <w:pPr>
              <w:pStyle w:val="BodytextTable"/>
            </w:pPr>
            <w:del w:id="20845" w:author="Nhóm dự án" w:date="2026-10-02T09:00:00Z">
              <w:r>
                <w:delText xml:space="preserve">Đào tạo, tập huấn người dùng theo từng tổ vận hành</w:delText>
              </w:r>
            </w:del>
          </w:p>
        </w:tc>
        <w:tc>
          <w:tcPr>
            <w:tcW w:w="520" w:type="pct"/>
            <w:tcMar>
              <w:top w:w="80" w:type="dxa"/>
              <w:left w:w="120" w:type="dxa"/>
              <w:bottom w:w="80" w:type="dxa"/>
              <w:right w:w="120" w:type="dxa"/>
            </w:tcMar>
          </w:tcPr>
          <w:p w14:paraId="23E920F0" w14:textId="77777777" w:rsidR="00441008" w:rsidRPr="009E4FA3" w:rsidRDefault="00441008" w:rsidP="00541463">
            <w:pPr>
              <w:pStyle w:val="BodytextTable"/>
            </w:pPr>
            <w:del w:id="20846" w:author="Nhóm dự án" w:date="2026-10-02T09:00:00Z">
              <w:r>
                <w:delText>Lê Minh Trí, Nguyễn Tiến Phát</w:delText>
              </w:r>
            </w:del>
          </w:p>
        </w:tc>
        <w:tc>
          <w:tcPr>
            <w:tcW w:w="330" w:type="pct"/>
          </w:tcPr>
          <w:p w14:paraId="18BE9CE2" w14:textId="77777777" w:rsidR="00441008" w:rsidRPr="009E4FA3" w:rsidRDefault="00441008" w:rsidP="00541463">
            <w:pPr>
              <w:pStyle w:val="BodytextTable"/>
            </w:pPr>
          </w:p>
        </w:tc>
        <w:tc>
          <w:tcPr>
            <w:tcW w:w="330" w:type="pct"/>
            <w:tcMar>
              <w:top w:w="80" w:type="dxa"/>
              <w:left w:w="120" w:type="dxa"/>
              <w:bottom w:w="80" w:type="dxa"/>
              <w:right w:w="120" w:type="dxa"/>
            </w:tcMar>
          </w:tcPr>
          <w:p w14:paraId="41A15980" w14:textId="59331BCE" w:rsidR="00441008" w:rsidRPr="009E4FA3" w:rsidRDefault="00441008" w:rsidP="00541463">
            <w:pPr>
              <w:pStyle w:val="BodytextTable"/>
            </w:pPr>
            <w:del w:id="20847" w:author="Nhóm dự án" w:date="2026-10-02T09:00:00Z">
              <w:r>
                <w:delText>GĐ4–5</w:delText>
              </w:r>
            </w:del>
          </w:p>
        </w:tc>
        <w:tc>
          <w:tcPr>
            <w:tcW w:w="330" w:type="pct"/>
            <w:tcMar>
              <w:top w:w="80" w:type="dxa"/>
              <w:left w:w="120" w:type="dxa"/>
              <w:bottom w:w="80" w:type="dxa"/>
              <w:right w:w="120" w:type="dxa"/>
            </w:tcMar>
          </w:tcPr>
          <w:p w14:paraId="65F353D2" w14:textId="77777777" w:rsidR="00441008" w:rsidRPr="009E4FA3" w:rsidRDefault="00441008" w:rsidP="00541463">
            <w:pPr>
              <w:pStyle w:val="BodytextTable"/>
            </w:pPr>
            <w:del w:id="20848" w:author="Nhóm dự án" w:date="2026-10-02T09:00:00Z">
              <w:r>
                <w:delText>GĐ5</w:delText>
              </w:r>
            </w:del>
          </w:p>
        </w:tc>
        <w:tc>
          <w:tcPr>
            <w:tcW w:w="170" w:type="pct"/>
          </w:tcPr>
          <w:p w14:paraId="65B19905" w14:textId="77777777" w:rsidR="00441008" w:rsidRPr="009E4FA3" w:rsidRDefault="00441008" w:rsidP="00541463">
            <w:pPr>
              <w:pStyle w:val="BodytextTable"/>
            </w:pPr>
          </w:p>
        </w:tc>
        <w:tc>
          <w:tcPr>
            <w:tcW w:w="170" w:type="pct"/>
          </w:tcPr>
          <w:p w14:paraId="656C63A4" w14:textId="77777777" w:rsidR="00441008" w:rsidRPr="009E4FA3" w:rsidRDefault="00441008" w:rsidP="00541463">
            <w:pPr>
              <w:pStyle w:val="BodytextTable"/>
            </w:pPr>
          </w:p>
        </w:tc>
        <w:tc>
          <w:tcPr>
            <w:tcW w:w="170" w:type="pct"/>
          </w:tcPr>
          <w:p w14:paraId="02619548" w14:textId="46AFE837" w:rsidR="00441008" w:rsidRPr="009E4FA3" w:rsidRDefault="00441008" w:rsidP="00541463">
            <w:pPr>
              <w:pStyle w:val="BodytextTable"/>
            </w:pPr>
          </w:p>
        </w:tc>
        <w:tc>
          <w:tcPr>
            <w:tcW w:w="170" w:type="pct"/>
          </w:tcPr>
          <w:p w14:paraId="4F11D3DF" w14:textId="53A1D47D" w:rsidR="00441008" w:rsidRPr="009E4FA3" w:rsidRDefault="00441008" w:rsidP="00541463">
            <w:pPr>
              <w:pStyle w:val="BodytextTable"/>
            </w:pPr>
          </w:p>
        </w:tc>
        <w:tc>
          <w:tcPr>
            <w:tcW w:w="170" w:type="pct"/>
          </w:tcPr>
          <w:p w14:paraId="78E48FF3" w14:textId="194D8C73" w:rsidR="00441008" w:rsidRPr="009E4FA3" w:rsidRDefault="00441008" w:rsidP="00541463">
            <w:pPr>
              <w:pStyle w:val="BodytextTable"/>
            </w:pPr>
          </w:p>
        </w:tc>
        <w:tc>
          <w:tcPr>
            <w:tcW w:w="170" w:type="pct"/>
          </w:tcPr>
          <w:p w14:paraId="370433F2" w14:textId="444A7E85" w:rsidR="00441008" w:rsidRPr="009E4FA3" w:rsidRDefault="00441008" w:rsidP="00541463">
            <w:pPr>
              <w:pStyle w:val="BodytextTable"/>
            </w:pPr>
          </w:p>
        </w:tc>
        <w:tc>
          <w:tcPr>
            <w:tcW w:w="170" w:type="pct"/>
          </w:tcPr>
          <w:p w14:paraId="019FCFDD" w14:textId="54360254" w:rsidR="00441008" w:rsidRPr="009E4FA3" w:rsidRDefault="00441008" w:rsidP="00541463">
            <w:pPr>
              <w:pStyle w:val="BodytextTable"/>
            </w:pPr>
          </w:p>
        </w:tc>
        <w:tc>
          <w:tcPr>
            <w:tcW w:w="170" w:type="pct"/>
          </w:tcPr>
          <w:p w14:paraId="6724CE77" w14:textId="77777777" w:rsidR="00441008" w:rsidRPr="009E4FA3" w:rsidRDefault="00441008" w:rsidP="00541463">
            <w:pPr>
              <w:pStyle w:val="BodytextTable"/>
            </w:pPr>
          </w:p>
        </w:tc>
        <w:tc>
          <w:tcPr>
            <w:tcW w:w="170" w:type="pct"/>
          </w:tcPr>
          <w:p w14:paraId="24A3490B" w14:textId="77777777" w:rsidR="00441008" w:rsidRPr="009E4FA3" w:rsidRDefault="00441008" w:rsidP="00541463">
            <w:pPr>
              <w:pStyle w:val="BodytextTable"/>
            </w:pPr>
          </w:p>
        </w:tc>
        <w:tc>
          <w:tcPr>
            <w:tcW w:w="170" w:type="pct"/>
          </w:tcPr>
          <w:p w14:paraId="0E8B054A" w14:textId="77777777" w:rsidR="00441008" w:rsidRPr="009E4FA3" w:rsidRDefault="00441008" w:rsidP="00541463">
            <w:pPr>
              <w:pStyle w:val="BodytextTable"/>
            </w:pPr>
          </w:p>
        </w:tc>
        <w:tc>
          <w:tcPr>
            <w:tcW w:w="170" w:type="pct"/>
          </w:tcPr>
          <w:p w14:paraId="6AC3D1C9" w14:textId="77777777" w:rsidR="00441008" w:rsidRPr="009E4FA3" w:rsidRDefault="00441008" w:rsidP="00541463">
            <w:pPr>
              <w:pStyle w:val="BodytextTable"/>
            </w:pPr>
          </w:p>
        </w:tc>
        <w:tc>
          <w:tcPr>
            <w:tcW w:w="170" w:type="pct"/>
          </w:tcPr>
          <w:p w14:paraId="26E802A9" w14:textId="7D957C05" w:rsidR="00441008" w:rsidRPr="009E4FA3" w:rsidRDefault="00441008" w:rsidP="00541463">
            <w:pPr>
              <w:pStyle w:val="BodytextTable"/>
            </w:pPr>
          </w:p>
        </w:tc>
        <w:tc>
          <w:tcPr>
            <w:tcW w:w="350" w:type="pct"/>
            <w:tcMar>
              <w:top w:w="80" w:type="dxa"/>
              <w:left w:w="120" w:type="dxa"/>
              <w:bottom w:w="80" w:type="dxa"/>
              <w:right w:w="120" w:type="dxa"/>
            </w:tcMar>
          </w:tcPr>
          <w:p w14:paraId="42E394B4" w14:textId="43E79911" w:rsidR="00441008" w:rsidRPr="009E4FA3" w:rsidRDefault="00441008" w:rsidP="00541463">
            <w:pPr>
              <w:pStyle w:val="BodytextTable"/>
            </w:pPr>
          </w:p>
        </w:tc>
      </w:tr>
      <w:tr w:rsidR="00441008" w14:paraId="119D6FFC" w14:textId="77777777" w:rsidTr="00441008">
        <w:trPr>
          <w:del w:id="20855" w:author="Nhóm dự án" w:date="2026-10-02T09:00:00Z"/>
        </w:trPr>
        <w:tc>
          <w:tcPr>
            <w:tcW w:w="200" w:type="pct"/>
            <w:tcMar>
              <w:top w:w="80" w:type="dxa"/>
              <w:left w:w="120" w:type="dxa"/>
              <w:bottom w:w="80" w:type="dxa"/>
              <w:right w:w="120" w:type="dxa"/>
            </w:tcMar>
          </w:tcPr>
          <w:p w14:paraId="54B33C8C" w14:textId="77777777" w:rsidR="00441008" w:rsidRPr="009E4FA3" w:rsidRDefault="00441008" w:rsidP="00541463">
            <w:pPr>
              <w:pStyle w:val="BodytextTable"/>
            </w:pPr>
            <w:del w:id="20850" w:author="Nhóm dự án" w:date="2026-10-02T09:00:00Z">
              <w:r>
                <w:delText>8</w:delText>
              </w:r>
            </w:del>
          </w:p>
        </w:tc>
        <w:tc>
          <w:tcPr>
            <w:tcW w:w="900" w:type="pct"/>
            <w:tcMar>
              <w:top w:w="80" w:type="dxa"/>
              <w:left w:w="120" w:type="dxa"/>
              <w:bottom w:w="80" w:type="dxa"/>
              <w:right w:w="120" w:type="dxa"/>
            </w:tcMar>
          </w:tcPr>
          <w:p w14:paraId="7B26ABDC" w14:textId="77777777" w:rsidR="00441008" w:rsidRPr="009E4FA3" w:rsidRDefault="00441008" w:rsidP="00541463">
            <w:pPr>
              <w:pStyle w:val="BodytextTable"/>
            </w:pPr>
            <w:del w:id="20851" w:author="Nhóm dự án" w:date="2026-10-02T09:00:00Z">
              <w:r>
                <w:delText>Thu thập dữ liệu sau triển khai (chỉ số mục 6.3)</w:delText>
              </w:r>
            </w:del>
          </w:p>
        </w:tc>
        <w:tc>
          <w:tcPr>
            <w:tcW w:w="520" w:type="pct"/>
            <w:tcMar>
              <w:top w:w="80" w:type="dxa"/>
              <w:left w:w="120" w:type="dxa"/>
              <w:bottom w:w="80" w:type="dxa"/>
              <w:right w:w="120" w:type="dxa"/>
            </w:tcMar>
          </w:tcPr>
          <w:p w14:paraId="159C116F" w14:textId="77777777" w:rsidR="00441008" w:rsidRPr="009E4FA3" w:rsidRDefault="00441008" w:rsidP="00541463">
            <w:pPr>
              <w:pStyle w:val="BodytextTable"/>
            </w:pPr>
            <w:del w:id="20852" w:author="Nhóm dự án" w:date="2026-10-02T09:00:00Z">
              <w:r>
                <w:delText>Lê Minh Trí</w:delText>
              </w:r>
            </w:del>
          </w:p>
        </w:tc>
        <w:tc>
          <w:tcPr>
            <w:tcW w:w="330" w:type="pct"/>
          </w:tcPr>
          <w:p w14:paraId="7081DBC3" w14:textId="77777777" w:rsidR="00441008" w:rsidRPr="009E4FA3" w:rsidRDefault="00441008" w:rsidP="00541463">
            <w:pPr>
              <w:pStyle w:val="BodytextTable"/>
            </w:pPr>
          </w:p>
        </w:tc>
        <w:tc>
          <w:tcPr>
            <w:tcW w:w="330" w:type="pct"/>
            <w:tcMar>
              <w:top w:w="80" w:type="dxa"/>
              <w:left w:w="120" w:type="dxa"/>
              <w:bottom w:w="80" w:type="dxa"/>
              <w:right w:w="120" w:type="dxa"/>
            </w:tcMar>
          </w:tcPr>
          <w:p w14:paraId="1F558234" w14:textId="639544EB" w:rsidR="00441008" w:rsidRPr="009E4FA3" w:rsidRDefault="00441008" w:rsidP="00541463">
            <w:pPr>
              <w:pStyle w:val="BodytextTable"/>
            </w:pPr>
            <w:del w:id="20853" w:author="Nhóm dự án" w:date="2026-10-02T09:00:00Z">
              <w:r>
                <w:delText>GĐ5</w:delText>
              </w:r>
            </w:del>
          </w:p>
        </w:tc>
        <w:tc>
          <w:tcPr>
            <w:tcW w:w="330" w:type="pct"/>
            <w:tcMar>
              <w:top w:w="80" w:type="dxa"/>
              <w:left w:w="120" w:type="dxa"/>
              <w:bottom w:w="80" w:type="dxa"/>
              <w:right w:w="120" w:type="dxa"/>
            </w:tcMar>
          </w:tcPr>
          <w:p w14:paraId="2E70C52E" w14:textId="77777777" w:rsidR="00441008" w:rsidRPr="009E4FA3" w:rsidRDefault="00441008" w:rsidP="00541463">
            <w:pPr>
              <w:pStyle w:val="BodytextTable"/>
            </w:pPr>
            <w:del w:id="20854" w:author="Nhóm dự án" w:date="2026-10-02T09:00:00Z">
              <w:r>
                <w:delText>Liên tục</w:delText>
              </w:r>
            </w:del>
          </w:p>
        </w:tc>
        <w:tc>
          <w:tcPr>
            <w:tcW w:w="170" w:type="pct"/>
          </w:tcPr>
          <w:p w14:paraId="139CB8E7" w14:textId="77777777" w:rsidR="00441008" w:rsidRPr="009E4FA3" w:rsidRDefault="00441008" w:rsidP="00541463">
            <w:pPr>
              <w:pStyle w:val="BodytextTable"/>
            </w:pPr>
          </w:p>
        </w:tc>
        <w:tc>
          <w:tcPr>
            <w:tcW w:w="170" w:type="pct"/>
          </w:tcPr>
          <w:p w14:paraId="0A5EEB2F" w14:textId="77777777" w:rsidR="00441008" w:rsidRPr="009E4FA3" w:rsidRDefault="00441008" w:rsidP="00541463">
            <w:pPr>
              <w:pStyle w:val="BodytextTable"/>
            </w:pPr>
          </w:p>
        </w:tc>
        <w:tc>
          <w:tcPr>
            <w:tcW w:w="170" w:type="pct"/>
          </w:tcPr>
          <w:p w14:paraId="04C633ED" w14:textId="0A37665E" w:rsidR="00441008" w:rsidRPr="009E4FA3" w:rsidRDefault="00441008" w:rsidP="00541463">
            <w:pPr>
              <w:pStyle w:val="BodytextTable"/>
            </w:pPr>
          </w:p>
        </w:tc>
        <w:tc>
          <w:tcPr>
            <w:tcW w:w="170" w:type="pct"/>
          </w:tcPr>
          <w:p w14:paraId="01FCB157" w14:textId="74A8A4C6" w:rsidR="00441008" w:rsidRPr="009E4FA3" w:rsidRDefault="00441008" w:rsidP="00541463">
            <w:pPr>
              <w:pStyle w:val="BodytextTable"/>
            </w:pPr>
          </w:p>
        </w:tc>
        <w:tc>
          <w:tcPr>
            <w:tcW w:w="170" w:type="pct"/>
          </w:tcPr>
          <w:p w14:paraId="2CAD9FCF" w14:textId="79F9DF69" w:rsidR="00441008" w:rsidRPr="009E4FA3" w:rsidRDefault="00441008" w:rsidP="00541463">
            <w:pPr>
              <w:pStyle w:val="BodytextTable"/>
            </w:pPr>
          </w:p>
        </w:tc>
        <w:tc>
          <w:tcPr>
            <w:tcW w:w="170" w:type="pct"/>
          </w:tcPr>
          <w:p w14:paraId="1F78EF55" w14:textId="73736319" w:rsidR="00441008" w:rsidRPr="009E4FA3" w:rsidRDefault="00441008" w:rsidP="00541463">
            <w:pPr>
              <w:pStyle w:val="BodytextTable"/>
            </w:pPr>
          </w:p>
        </w:tc>
        <w:tc>
          <w:tcPr>
            <w:tcW w:w="170" w:type="pct"/>
          </w:tcPr>
          <w:p w14:paraId="7B71FAE3" w14:textId="3749A62D" w:rsidR="00441008" w:rsidRPr="009E4FA3" w:rsidRDefault="00441008" w:rsidP="00541463">
            <w:pPr>
              <w:pStyle w:val="BodytextTable"/>
            </w:pPr>
          </w:p>
        </w:tc>
        <w:tc>
          <w:tcPr>
            <w:tcW w:w="170" w:type="pct"/>
          </w:tcPr>
          <w:p w14:paraId="60DF6A88" w14:textId="77777777" w:rsidR="00441008" w:rsidRPr="009E4FA3" w:rsidRDefault="00441008" w:rsidP="00541463">
            <w:pPr>
              <w:pStyle w:val="BodytextTable"/>
            </w:pPr>
          </w:p>
        </w:tc>
        <w:tc>
          <w:tcPr>
            <w:tcW w:w="170" w:type="pct"/>
          </w:tcPr>
          <w:p w14:paraId="58A1B9C2" w14:textId="77777777" w:rsidR="00441008" w:rsidRPr="009E4FA3" w:rsidRDefault="00441008" w:rsidP="00541463">
            <w:pPr>
              <w:pStyle w:val="BodytextTable"/>
            </w:pPr>
          </w:p>
        </w:tc>
        <w:tc>
          <w:tcPr>
            <w:tcW w:w="170" w:type="pct"/>
          </w:tcPr>
          <w:p w14:paraId="46AF2645" w14:textId="77777777" w:rsidR="00441008" w:rsidRPr="009E4FA3" w:rsidRDefault="00441008" w:rsidP="00541463">
            <w:pPr>
              <w:pStyle w:val="BodytextTable"/>
            </w:pPr>
          </w:p>
        </w:tc>
        <w:tc>
          <w:tcPr>
            <w:tcW w:w="170" w:type="pct"/>
          </w:tcPr>
          <w:p w14:paraId="33184762" w14:textId="77777777" w:rsidR="00441008" w:rsidRPr="009E4FA3" w:rsidRDefault="00441008" w:rsidP="00541463">
            <w:pPr>
              <w:pStyle w:val="BodytextTable"/>
            </w:pPr>
          </w:p>
        </w:tc>
        <w:tc>
          <w:tcPr>
            <w:tcW w:w="170" w:type="pct"/>
          </w:tcPr>
          <w:p w14:paraId="7254C7DC" w14:textId="75540387" w:rsidR="00441008" w:rsidRPr="009E4FA3" w:rsidRDefault="00441008" w:rsidP="00541463">
            <w:pPr>
              <w:pStyle w:val="BodytextTable"/>
            </w:pPr>
          </w:p>
        </w:tc>
        <w:tc>
          <w:tcPr>
            <w:tcW w:w="350" w:type="pct"/>
            <w:tcMar>
              <w:top w:w="80" w:type="dxa"/>
              <w:left w:w="120" w:type="dxa"/>
              <w:bottom w:w="80" w:type="dxa"/>
              <w:right w:w="120" w:type="dxa"/>
            </w:tcMar>
          </w:tcPr>
          <w:p w14:paraId="374949B5" w14:textId="2DBACCEF" w:rsidR="00441008" w:rsidRPr="009E4FA3" w:rsidRDefault="00441008" w:rsidP="00541463">
            <w:pPr>
              <w:pStyle w:val="BodytextTable"/>
            </w:pPr>
          </w:p>
        </w:tc>
      </w:tr>
      <w:tr w:rsidR="00441008" w14:paraId="5CFBBFDE" w14:textId="77777777" w:rsidTr="00441008">
        <w:trPr>
          <w:del w:id="20861" w:author="Nhóm dự án" w:date="2026-10-02T09:00:00Z"/>
        </w:trPr>
        <w:tc>
          <w:tcPr>
            <w:tcW w:w="200" w:type="pct"/>
            <w:tcMar>
              <w:top w:w="80" w:type="dxa"/>
              <w:left w:w="120" w:type="dxa"/>
              <w:bottom w:w="80" w:type="dxa"/>
              <w:right w:w="120" w:type="dxa"/>
            </w:tcMar>
          </w:tcPr>
          <w:p w14:paraId="5FDDD81C" w14:textId="77777777" w:rsidR="00441008" w:rsidRPr="009E4FA3" w:rsidRDefault="00441008" w:rsidP="00541463">
            <w:pPr>
              <w:pStyle w:val="BodytextTable"/>
            </w:pPr>
            <w:del w:id="20856" w:author="Nhóm dự án" w:date="2026-10-02T09:00:00Z">
              <w:r>
                <w:lastRenderedPageBreak/>
                <w:delText>9</w:delText>
              </w:r>
            </w:del>
          </w:p>
        </w:tc>
        <w:tc>
          <w:tcPr>
            <w:tcW w:w="900" w:type="pct"/>
            <w:tcMar>
              <w:top w:w="80" w:type="dxa"/>
              <w:left w:w="120" w:type="dxa"/>
              <w:bottom w:w="80" w:type="dxa"/>
              <w:right w:w="120" w:type="dxa"/>
            </w:tcMar>
          </w:tcPr>
          <w:p w14:paraId="5CB88189" w14:textId="77777777" w:rsidR="00441008" w:rsidRPr="009E4FA3" w:rsidRDefault="00441008" w:rsidP="00541463">
            <w:pPr>
              <w:pStyle w:val="BodytextTable"/>
            </w:pPr>
            <w:del w:id="20857" w:author="Nhóm dự án" w:date="2026-10-02T09:00:00Z">
              <w:r>
                <w:delText>Phân tích, đánh giá hiệu quả can thiệp (báo cáo tháng/quý)</w:delText>
              </w:r>
            </w:del>
          </w:p>
        </w:tc>
        <w:tc>
          <w:tcPr>
            <w:tcW w:w="520" w:type="pct"/>
            <w:tcMar>
              <w:top w:w="80" w:type="dxa"/>
              <w:left w:w="120" w:type="dxa"/>
              <w:bottom w:w="80" w:type="dxa"/>
              <w:right w:w="120" w:type="dxa"/>
            </w:tcMar>
          </w:tcPr>
          <w:p w14:paraId="2D4E5D08" w14:textId="77777777" w:rsidR="00441008" w:rsidRPr="009E4FA3" w:rsidRDefault="00441008" w:rsidP="00541463">
            <w:pPr>
              <w:pStyle w:val="BodytextTable"/>
            </w:pPr>
            <w:del w:id="20858" w:author="Nhóm dự án" w:date="2026-10-02T09:00:00Z">
              <w:r>
                <w:delText>Lê Minh Trí</w:delText>
              </w:r>
            </w:del>
          </w:p>
        </w:tc>
        <w:tc>
          <w:tcPr>
            <w:tcW w:w="330" w:type="pct"/>
          </w:tcPr>
          <w:p w14:paraId="5465C370" w14:textId="77777777" w:rsidR="00441008" w:rsidRPr="009E4FA3" w:rsidRDefault="00441008" w:rsidP="00541463">
            <w:pPr>
              <w:pStyle w:val="BodytextTable"/>
            </w:pPr>
          </w:p>
        </w:tc>
        <w:tc>
          <w:tcPr>
            <w:tcW w:w="330" w:type="pct"/>
            <w:tcMar>
              <w:top w:w="80" w:type="dxa"/>
              <w:left w:w="120" w:type="dxa"/>
              <w:bottom w:w="80" w:type="dxa"/>
              <w:right w:w="120" w:type="dxa"/>
            </w:tcMar>
          </w:tcPr>
          <w:p w14:paraId="3253C3D7" w14:textId="40D8B35D" w:rsidR="00441008" w:rsidRPr="009E4FA3" w:rsidRDefault="00441008" w:rsidP="00541463">
            <w:pPr>
              <w:pStyle w:val="BodytextTable"/>
            </w:pPr>
            <w:del w:id="20859" w:author="Nhóm dự án" w:date="2026-10-02T09:00:00Z">
              <w:r>
                <w:delText>GĐ5</w:delText>
              </w:r>
            </w:del>
          </w:p>
        </w:tc>
        <w:tc>
          <w:tcPr>
            <w:tcW w:w="330" w:type="pct"/>
            <w:tcMar>
              <w:top w:w="80" w:type="dxa"/>
              <w:left w:w="120" w:type="dxa"/>
              <w:bottom w:w="80" w:type="dxa"/>
              <w:right w:w="120" w:type="dxa"/>
            </w:tcMar>
          </w:tcPr>
          <w:p w14:paraId="528CD0F7" w14:textId="77777777" w:rsidR="00441008" w:rsidRPr="009E4FA3" w:rsidRDefault="00441008" w:rsidP="00541463">
            <w:pPr>
              <w:pStyle w:val="BodytextTable"/>
            </w:pPr>
            <w:del w:id="20860" w:author="Nhóm dự án" w:date="2026-10-02T09:00:00Z">
              <w:r>
                <w:delText>Liên tục</w:delText>
              </w:r>
            </w:del>
          </w:p>
        </w:tc>
        <w:tc>
          <w:tcPr>
            <w:tcW w:w="170" w:type="pct"/>
          </w:tcPr>
          <w:p w14:paraId="6298C079" w14:textId="77777777" w:rsidR="00441008" w:rsidRPr="009E4FA3" w:rsidRDefault="00441008" w:rsidP="00541463">
            <w:pPr>
              <w:pStyle w:val="BodytextTable"/>
            </w:pPr>
          </w:p>
        </w:tc>
        <w:tc>
          <w:tcPr>
            <w:tcW w:w="170" w:type="pct"/>
          </w:tcPr>
          <w:p w14:paraId="6DA6EEF6" w14:textId="77777777" w:rsidR="00441008" w:rsidRPr="009E4FA3" w:rsidRDefault="00441008" w:rsidP="00541463">
            <w:pPr>
              <w:pStyle w:val="BodytextTable"/>
            </w:pPr>
          </w:p>
        </w:tc>
        <w:tc>
          <w:tcPr>
            <w:tcW w:w="170" w:type="pct"/>
          </w:tcPr>
          <w:p w14:paraId="42D3ED8F" w14:textId="7671250A" w:rsidR="00441008" w:rsidRPr="009E4FA3" w:rsidRDefault="00441008" w:rsidP="00541463">
            <w:pPr>
              <w:pStyle w:val="BodytextTable"/>
            </w:pPr>
          </w:p>
        </w:tc>
        <w:tc>
          <w:tcPr>
            <w:tcW w:w="170" w:type="pct"/>
          </w:tcPr>
          <w:p w14:paraId="71832533" w14:textId="42C2B62E" w:rsidR="00441008" w:rsidRPr="009E4FA3" w:rsidRDefault="00441008" w:rsidP="00541463">
            <w:pPr>
              <w:pStyle w:val="BodytextTable"/>
            </w:pPr>
          </w:p>
        </w:tc>
        <w:tc>
          <w:tcPr>
            <w:tcW w:w="170" w:type="pct"/>
          </w:tcPr>
          <w:p w14:paraId="5CC259DC" w14:textId="562C0330" w:rsidR="00441008" w:rsidRPr="009E4FA3" w:rsidRDefault="00441008" w:rsidP="00541463">
            <w:pPr>
              <w:pStyle w:val="BodytextTable"/>
            </w:pPr>
          </w:p>
        </w:tc>
        <w:tc>
          <w:tcPr>
            <w:tcW w:w="170" w:type="pct"/>
          </w:tcPr>
          <w:p w14:paraId="09112F3A" w14:textId="1BD88711" w:rsidR="00441008" w:rsidRPr="009E4FA3" w:rsidRDefault="00441008" w:rsidP="00541463">
            <w:pPr>
              <w:pStyle w:val="BodytextTable"/>
            </w:pPr>
          </w:p>
        </w:tc>
        <w:tc>
          <w:tcPr>
            <w:tcW w:w="170" w:type="pct"/>
          </w:tcPr>
          <w:p w14:paraId="0F801D40" w14:textId="7D824154" w:rsidR="00441008" w:rsidRPr="009E4FA3" w:rsidRDefault="00441008" w:rsidP="00541463">
            <w:pPr>
              <w:pStyle w:val="BodytextTable"/>
            </w:pPr>
          </w:p>
        </w:tc>
        <w:tc>
          <w:tcPr>
            <w:tcW w:w="170" w:type="pct"/>
          </w:tcPr>
          <w:p w14:paraId="7EB047DC" w14:textId="77777777" w:rsidR="00441008" w:rsidRPr="009E4FA3" w:rsidRDefault="00441008" w:rsidP="00541463">
            <w:pPr>
              <w:pStyle w:val="BodytextTable"/>
            </w:pPr>
          </w:p>
        </w:tc>
        <w:tc>
          <w:tcPr>
            <w:tcW w:w="170" w:type="pct"/>
          </w:tcPr>
          <w:p w14:paraId="3677CBC3" w14:textId="77777777" w:rsidR="00441008" w:rsidRPr="009E4FA3" w:rsidRDefault="00441008" w:rsidP="00541463">
            <w:pPr>
              <w:pStyle w:val="BodytextTable"/>
            </w:pPr>
          </w:p>
        </w:tc>
        <w:tc>
          <w:tcPr>
            <w:tcW w:w="170" w:type="pct"/>
          </w:tcPr>
          <w:p w14:paraId="0DA4EC91" w14:textId="77777777" w:rsidR="00441008" w:rsidRPr="009E4FA3" w:rsidRDefault="00441008" w:rsidP="00541463">
            <w:pPr>
              <w:pStyle w:val="BodytextTable"/>
            </w:pPr>
          </w:p>
        </w:tc>
        <w:tc>
          <w:tcPr>
            <w:tcW w:w="170" w:type="pct"/>
          </w:tcPr>
          <w:p w14:paraId="0ACA68F0" w14:textId="77777777" w:rsidR="00441008" w:rsidRPr="009E4FA3" w:rsidRDefault="00441008" w:rsidP="00541463">
            <w:pPr>
              <w:pStyle w:val="BodytextTable"/>
            </w:pPr>
          </w:p>
        </w:tc>
        <w:tc>
          <w:tcPr>
            <w:tcW w:w="170" w:type="pct"/>
          </w:tcPr>
          <w:p w14:paraId="204CA8C1" w14:textId="45773F76" w:rsidR="00441008" w:rsidRPr="009E4FA3" w:rsidRDefault="00441008" w:rsidP="00541463">
            <w:pPr>
              <w:pStyle w:val="BodytextTable"/>
            </w:pPr>
          </w:p>
        </w:tc>
        <w:tc>
          <w:tcPr>
            <w:tcW w:w="350" w:type="pct"/>
            <w:tcMar>
              <w:top w:w="80" w:type="dxa"/>
              <w:left w:w="120" w:type="dxa"/>
              <w:bottom w:w="80" w:type="dxa"/>
              <w:right w:w="120" w:type="dxa"/>
            </w:tcMar>
          </w:tcPr>
          <w:p w14:paraId="7F3986F7" w14:textId="3984375C" w:rsidR="00441008" w:rsidRPr="009E4FA3" w:rsidRDefault="00441008" w:rsidP="00541463">
            <w:pPr>
              <w:pStyle w:val="BodytextTable"/>
            </w:pPr>
          </w:p>
        </w:tc>
      </w:tr>
      <w:tr w:rsidR="00441008" w14:paraId="4603BEA5" w14:textId="77777777" w:rsidTr="00441008">
        <w:trPr>
          <w:del w:id="20867" w:author="Nhóm dự án" w:date="2026-10-02T09:00:00Z"/>
        </w:trPr>
        <w:tc>
          <w:tcPr>
            <w:tcW w:w="200" w:type="pct"/>
            <w:tcMar>
              <w:top w:w="80" w:type="dxa"/>
              <w:left w:w="120" w:type="dxa"/>
              <w:bottom w:w="80" w:type="dxa"/>
              <w:right w:w="120" w:type="dxa"/>
            </w:tcMar>
          </w:tcPr>
          <w:p w14:paraId="40FC9784" w14:textId="77777777" w:rsidR="00441008" w:rsidRPr="009E4FA3" w:rsidRDefault="00441008" w:rsidP="00541463">
            <w:pPr>
              <w:pStyle w:val="BodytextTable"/>
            </w:pPr>
            <w:del w:id="20862" w:author="Nhóm dự án" w:date="2026-10-02T09:00:00Z">
              <w:r>
                <w:delText>10</w:delText>
              </w:r>
            </w:del>
          </w:p>
        </w:tc>
        <w:tc>
          <w:tcPr>
            <w:tcW w:w="900" w:type="pct"/>
            <w:tcMar>
              <w:top w:w="80" w:type="dxa"/>
              <w:left w:w="120" w:type="dxa"/>
              <w:bottom w:w="80" w:type="dxa"/>
              <w:right w:w="120" w:type="dxa"/>
            </w:tcMar>
          </w:tcPr>
          <w:p w14:paraId="354D8410" w14:textId="77777777" w:rsidR="00441008" w:rsidRPr="009E4FA3" w:rsidRDefault="00441008" w:rsidP="00541463">
            <w:pPr>
              <w:pStyle w:val="BodytextTable"/>
            </w:pPr>
            <w:del w:id="20863" w:author="Nhóm dự án" w:date="2026-10-02T09:00:00Z">
              <w:r>
                <w:delText>Viết báo cáo kết thúc dự án</w:delText>
              </w:r>
            </w:del>
          </w:p>
        </w:tc>
        <w:tc>
          <w:tcPr>
            <w:tcW w:w="520" w:type="pct"/>
            <w:tcMar>
              <w:top w:w="80" w:type="dxa"/>
              <w:left w:w="120" w:type="dxa"/>
              <w:bottom w:w="80" w:type="dxa"/>
              <w:right w:w="120" w:type="dxa"/>
            </w:tcMar>
          </w:tcPr>
          <w:p w14:paraId="79D01CDF" w14:textId="77777777" w:rsidR="00441008" w:rsidRPr="009E4FA3" w:rsidRDefault="00441008" w:rsidP="00541463">
            <w:pPr>
              <w:pStyle w:val="BodytextTable"/>
            </w:pPr>
            <w:del w:id="20864" w:author="Nhóm dự án" w:date="2026-10-02T09:00:00Z">
              <w:r>
                <w:delText>Ban dự án</w:delText>
              </w:r>
            </w:del>
          </w:p>
        </w:tc>
        <w:tc>
          <w:tcPr>
            <w:tcW w:w="330" w:type="pct"/>
          </w:tcPr>
          <w:p w14:paraId="3BC2ADBE" w14:textId="77777777" w:rsidR="00441008" w:rsidRPr="009E4FA3" w:rsidRDefault="00441008" w:rsidP="00541463">
            <w:pPr>
              <w:pStyle w:val="BodytextTable"/>
            </w:pPr>
          </w:p>
        </w:tc>
        <w:tc>
          <w:tcPr>
            <w:tcW w:w="330" w:type="pct"/>
            <w:tcMar>
              <w:top w:w="80" w:type="dxa"/>
              <w:left w:w="120" w:type="dxa"/>
              <w:bottom w:w="80" w:type="dxa"/>
              <w:right w:w="120" w:type="dxa"/>
            </w:tcMar>
          </w:tcPr>
          <w:p w14:paraId="3FF086A8" w14:textId="5F07728E" w:rsidR="00441008" w:rsidRPr="009E4FA3" w:rsidRDefault="00441008" w:rsidP="00541463">
            <w:pPr>
              <w:pStyle w:val="BodytextTable"/>
            </w:pPr>
            <w:del w:id="20865" w:author="Nhóm dự án" w:date="2026-10-02T09:00:00Z">
              <w:r>
                <w:delText>Cuối GĐ5</w:delText>
              </w:r>
            </w:del>
          </w:p>
        </w:tc>
        <w:tc>
          <w:tcPr>
            <w:tcW w:w="330" w:type="pct"/>
            <w:tcMar>
              <w:top w:w="80" w:type="dxa"/>
              <w:left w:w="120" w:type="dxa"/>
              <w:bottom w:w="80" w:type="dxa"/>
              <w:right w:w="120" w:type="dxa"/>
            </w:tcMar>
          </w:tcPr>
          <w:p w14:paraId="096AA763" w14:textId="77777777" w:rsidR="00441008" w:rsidRPr="009E4FA3" w:rsidRDefault="00441008" w:rsidP="00541463">
            <w:pPr>
              <w:pStyle w:val="BodytextTable"/>
            </w:pPr>
            <w:del w:id="20866" w:author="Nhóm dự án" w:date="2026-10-02T09:00:00Z">
              <w:r>
                <w:delText>Cuối GĐ5</w:delText>
              </w:r>
            </w:del>
          </w:p>
        </w:tc>
        <w:tc>
          <w:tcPr>
            <w:tcW w:w="170" w:type="pct"/>
          </w:tcPr>
          <w:p w14:paraId="0387974C" w14:textId="77777777" w:rsidR="00441008" w:rsidRPr="009E4FA3" w:rsidRDefault="00441008" w:rsidP="00541463">
            <w:pPr>
              <w:pStyle w:val="BodytextTable"/>
            </w:pPr>
          </w:p>
        </w:tc>
        <w:tc>
          <w:tcPr>
            <w:tcW w:w="170" w:type="pct"/>
          </w:tcPr>
          <w:p w14:paraId="46850B72" w14:textId="77777777" w:rsidR="00441008" w:rsidRPr="009E4FA3" w:rsidRDefault="00441008" w:rsidP="00541463">
            <w:pPr>
              <w:pStyle w:val="BodytextTable"/>
            </w:pPr>
          </w:p>
        </w:tc>
        <w:tc>
          <w:tcPr>
            <w:tcW w:w="170" w:type="pct"/>
          </w:tcPr>
          <w:p w14:paraId="4EA3B5C3" w14:textId="382A36CC" w:rsidR="00441008" w:rsidRPr="009E4FA3" w:rsidRDefault="00441008" w:rsidP="00541463">
            <w:pPr>
              <w:pStyle w:val="BodytextTable"/>
            </w:pPr>
          </w:p>
        </w:tc>
        <w:tc>
          <w:tcPr>
            <w:tcW w:w="170" w:type="pct"/>
          </w:tcPr>
          <w:p w14:paraId="0C3E7BA8" w14:textId="574D6189" w:rsidR="00441008" w:rsidRPr="009E4FA3" w:rsidRDefault="00441008" w:rsidP="00541463">
            <w:pPr>
              <w:pStyle w:val="BodytextTable"/>
            </w:pPr>
          </w:p>
        </w:tc>
        <w:tc>
          <w:tcPr>
            <w:tcW w:w="170" w:type="pct"/>
          </w:tcPr>
          <w:p w14:paraId="02ED6CCE" w14:textId="4F37016C" w:rsidR="00441008" w:rsidRPr="009E4FA3" w:rsidRDefault="00441008" w:rsidP="00541463">
            <w:pPr>
              <w:pStyle w:val="BodytextTable"/>
            </w:pPr>
          </w:p>
        </w:tc>
        <w:tc>
          <w:tcPr>
            <w:tcW w:w="170" w:type="pct"/>
          </w:tcPr>
          <w:p w14:paraId="7D4F0EC5" w14:textId="26FE4017" w:rsidR="00441008" w:rsidRPr="009E4FA3" w:rsidRDefault="00441008" w:rsidP="00541463">
            <w:pPr>
              <w:pStyle w:val="BodytextTable"/>
            </w:pPr>
          </w:p>
        </w:tc>
        <w:tc>
          <w:tcPr>
            <w:tcW w:w="170" w:type="pct"/>
          </w:tcPr>
          <w:p w14:paraId="23858C08" w14:textId="734D7359" w:rsidR="00441008" w:rsidRPr="009E4FA3" w:rsidRDefault="00441008" w:rsidP="00541463">
            <w:pPr>
              <w:pStyle w:val="BodytextTable"/>
            </w:pPr>
          </w:p>
        </w:tc>
        <w:tc>
          <w:tcPr>
            <w:tcW w:w="170" w:type="pct"/>
          </w:tcPr>
          <w:p w14:paraId="65615D9C" w14:textId="77777777" w:rsidR="00441008" w:rsidRPr="009E4FA3" w:rsidRDefault="00441008" w:rsidP="00541463">
            <w:pPr>
              <w:pStyle w:val="BodytextTable"/>
            </w:pPr>
          </w:p>
        </w:tc>
        <w:tc>
          <w:tcPr>
            <w:tcW w:w="170" w:type="pct"/>
          </w:tcPr>
          <w:p w14:paraId="6073841E" w14:textId="77777777" w:rsidR="00441008" w:rsidRPr="009E4FA3" w:rsidRDefault="00441008" w:rsidP="00541463">
            <w:pPr>
              <w:pStyle w:val="BodytextTable"/>
            </w:pPr>
          </w:p>
        </w:tc>
        <w:tc>
          <w:tcPr>
            <w:tcW w:w="170" w:type="pct"/>
          </w:tcPr>
          <w:p w14:paraId="20CFBE43" w14:textId="77777777" w:rsidR="00441008" w:rsidRPr="009E4FA3" w:rsidRDefault="00441008" w:rsidP="00541463">
            <w:pPr>
              <w:pStyle w:val="BodytextTable"/>
            </w:pPr>
          </w:p>
        </w:tc>
        <w:tc>
          <w:tcPr>
            <w:tcW w:w="170" w:type="pct"/>
          </w:tcPr>
          <w:p w14:paraId="35257109" w14:textId="77777777" w:rsidR="00441008" w:rsidRPr="009E4FA3" w:rsidRDefault="00441008" w:rsidP="00541463">
            <w:pPr>
              <w:pStyle w:val="BodytextTable"/>
            </w:pPr>
          </w:p>
        </w:tc>
        <w:tc>
          <w:tcPr>
            <w:tcW w:w="170" w:type="pct"/>
          </w:tcPr>
          <w:p w14:paraId="74532F2B" w14:textId="12287537" w:rsidR="00441008" w:rsidRPr="009E4FA3" w:rsidRDefault="00441008" w:rsidP="00541463">
            <w:pPr>
              <w:pStyle w:val="BodytextTable"/>
            </w:pPr>
          </w:p>
        </w:tc>
        <w:tc>
          <w:tcPr>
            <w:tcW w:w="350" w:type="pct"/>
            <w:tcMar>
              <w:top w:w="80" w:type="dxa"/>
              <w:left w:w="120" w:type="dxa"/>
              <w:bottom w:w="80" w:type="dxa"/>
              <w:right w:w="120" w:type="dxa"/>
            </w:tcMar>
          </w:tcPr>
          <w:p w14:paraId="5BA437F6" w14:textId="37F2AFE8" w:rsidR="00441008" w:rsidRPr="009E4FA3" w:rsidRDefault="00441008" w:rsidP="00541463">
            <w:pPr>
              <w:pStyle w:val="BodytextTable"/>
            </w:pPr>
          </w:p>
        </w:tc>
      </w:tr>
      <w:tr w:rsidR="00441008" w:rsidTr="00441008">
        <w:trPr>
          <w:ins w:id="20868" w:author="Nhóm dự án" w:date="2026-10-02T09:00:00Z"/>
        </w:trPr>
        <w:tc>
          <w:tcPr>
            <w:tcW w:w="200" w:type="pct"/>
            <w:tcMar>
              <w:top w:w="80" w:type="dxa"/>
              <w:left w:w="120" w:type="dxa"/>
              <w:bottom w:w="80" w:type="dxa"/>
              <w:right w:w="120" w:type="dxa"/>
            </w:tcMar>
          </w:tcPr>
          <w:p>
            <w:pPr>
              <w:pStyle w:val="BodytextTable"/>
            </w:pPr>
            <w:ins w:id="20869" w:author="Nhóm dự án" w:date="2026-10-02T09:00:00Z">
              <w:r>
                <w:t xml:space="preserve">1</w:t>
              </w:r>
            </w:ins>
          </w:p>
        </w:tc>
        <w:tc>
          <w:tcPr>
            <w:tcW w:w="900" w:type="pct"/>
            <w:tcMar>
              <w:top w:w="80" w:type="dxa"/>
              <w:left w:w="120" w:type="dxa"/>
              <w:bottom w:w="80" w:type="dxa"/>
              <w:right w:w="120" w:type="dxa"/>
            </w:tcMar>
          </w:tcPr>
          <w:p>
            <w:pPr>
              <w:pStyle w:val="BodytextTable"/>
            </w:pPr>
            <w:ins w:id="20870" w:author="Nhóm dự án" w:date="2026-10-02T09:00:00Z">
              <w:r>
                <w:t xml:space="preserve">Khảo sát quy trình, thu thập yêu cầu chức năng từng tổ</w:t>
              </w:r>
            </w:ins>
          </w:p>
        </w:tc>
        <w:tc>
          <w:tcPr>
            <w:tcW w:w="520" w:type="pct"/>
            <w:tcMar>
              <w:top w:w="80" w:type="dxa"/>
              <w:left w:w="120" w:type="dxa"/>
              <w:bottom w:w="80" w:type="dxa"/>
              <w:right w:w="120" w:type="dxa"/>
            </w:tcMar>
          </w:tcPr>
          <w:p>
            <w:pPr>
              <w:pStyle w:val="BodytextTable"/>
            </w:pPr>
            <w:ins w:id="20871" w:author="Nhóm dự án" w:date="2026-10-02T09:00:00Z">
              <w:r>
                <w:t xml:space="preserve">Nguyễn Minh Tiến, Tạ Mai Quốc Huy</w:t>
              </w:r>
            </w:ins>
          </w:p>
        </w:tc>
        <w:tc>
          <w:tcPr>
            <w:tcW w:w="330" w:type="pct"/>
          </w:tcPr>
          <w:p>
            <w:pPr>
              <w:pStyle w:val="BodytextTable"/>
            </w:pPr>
            <w:ins w:id="20872"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873" w:author="Nhóm dự án" w:date="2026-10-02T09:00:00Z">
              <w:r>
                <w:rPr>
                  <w:highlight w:val="green"/>
                </w:rPr>
                <w:t xml:space="preserve">05/01/2026</w:t>
              </w:r>
            </w:ins>
          </w:p>
        </w:tc>
        <w:tc>
          <w:tcPr>
            <w:tcW w:w="330" w:type="pct"/>
            <w:tcMar>
              <w:top w:w="80" w:type="dxa"/>
              <w:left w:w="120" w:type="dxa"/>
              <w:bottom w:w="80" w:type="dxa"/>
              <w:right w:w="120" w:type="dxa"/>
            </w:tcMar>
          </w:tcPr>
          <w:p>
            <w:pPr>
              <w:pStyle w:val="BodytextTable"/>
            </w:pPr>
            <w:ins w:id="20874" w:author="Nhóm dự án" w:date="2026-10-02T09:00:00Z">
              <w:r>
                <w:rPr>
                  <w:highlight w:val="green"/>
                </w:rPr>
                <w:t xml:space="preserve">16/01/2026</w:t>
              </w:r>
            </w:ins>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875" w:author="Nhóm dự án" w:date="2026-10-02T09:00:00Z"/>
        </w:trPr>
        <w:tc>
          <w:tcPr>
            <w:tcW w:w="200" w:type="pct"/>
            <w:tcMar>
              <w:top w:w="80" w:type="dxa"/>
              <w:left w:w="120" w:type="dxa"/>
              <w:bottom w:w="80" w:type="dxa"/>
              <w:right w:w="120" w:type="dxa"/>
            </w:tcMar>
          </w:tcPr>
          <w:p>
            <w:pPr>
              <w:pStyle w:val="BodytextTable"/>
            </w:pPr>
            <w:ins w:id="20876" w:author="Nhóm dự án" w:date="2026-10-02T09:00:00Z">
              <w:r>
                <w:t xml:space="preserve">2</w:t>
              </w:r>
            </w:ins>
          </w:p>
        </w:tc>
        <w:tc>
          <w:tcPr>
            <w:tcW w:w="900" w:type="pct"/>
            <w:tcMar>
              <w:top w:w="80" w:type="dxa"/>
              <w:left w:w="120" w:type="dxa"/>
              <w:bottom w:w="80" w:type="dxa"/>
              <w:right w:w="120" w:type="dxa"/>
            </w:tcMar>
          </w:tcPr>
          <w:p>
            <w:pPr>
              <w:pStyle w:val="BodytextTable"/>
            </w:pPr>
            <w:ins w:id="20877" w:author="Nhóm dự án" w:date="2026-10-02T09:00:00Z">
              <w:r>
                <w:t xml:space="preserve">Đo giá trị nền các chỉ số từ dữ liệu V1</w:t>
              </w:r>
            </w:ins>
          </w:p>
        </w:tc>
        <w:tc>
          <w:tcPr>
            <w:tcW w:w="520" w:type="pct"/>
            <w:tcMar>
              <w:top w:w="80" w:type="dxa"/>
              <w:left w:w="120" w:type="dxa"/>
              <w:bottom w:w="80" w:type="dxa"/>
              <w:right w:w="120" w:type="dxa"/>
            </w:tcMar>
          </w:tcPr>
          <w:p>
            <w:pPr>
              <w:pStyle w:val="BodytextTable"/>
            </w:pPr>
            <w:ins w:id="20878" w:author="Nhóm dự án" w:date="2026-10-02T09:00:00Z">
              <w:r>
                <w:t xml:space="preserve">Lê Minh Trí</w:t>
              </w:r>
            </w:ins>
          </w:p>
        </w:tc>
        <w:tc>
          <w:tcPr>
            <w:tcW w:w="330" w:type="pct"/>
          </w:tcPr>
          <w:p>
            <w:pPr>
              <w:pStyle w:val="BodytextTable"/>
            </w:pPr>
            <w:ins w:id="20879"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880" w:author="Nhóm dự án" w:date="2026-10-02T09:00:00Z">
              <w:r>
                <w:rPr>
                  <w:highlight w:val="green"/>
                </w:rPr>
                <w:t xml:space="preserve">05/01/2026</w:t>
              </w:r>
            </w:ins>
          </w:p>
        </w:tc>
        <w:tc>
          <w:tcPr>
            <w:tcW w:w="330" w:type="pct"/>
            <w:tcMar>
              <w:top w:w="80" w:type="dxa"/>
              <w:left w:w="120" w:type="dxa"/>
              <w:bottom w:w="80" w:type="dxa"/>
              <w:right w:w="120" w:type="dxa"/>
            </w:tcMar>
          </w:tcPr>
          <w:p>
            <w:pPr>
              <w:pStyle w:val="BodytextTable"/>
            </w:pPr>
            <w:ins w:id="20881" w:author="Nhóm dự án" w:date="2026-10-02T09:00:00Z">
              <w:r>
                <w:rPr>
                  <w:highlight w:val="green"/>
                </w:rPr>
                <w:t xml:space="preserve">16/01/2026</w:t>
              </w:r>
            </w:ins>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882" w:author="Nhóm dự án" w:date="2026-10-02T09:00:00Z"/>
        </w:trPr>
        <w:tc>
          <w:tcPr>
            <w:tcW w:w="200" w:type="pct"/>
            <w:tcMar>
              <w:top w:w="80" w:type="dxa"/>
              <w:left w:w="120" w:type="dxa"/>
              <w:bottom w:w="80" w:type="dxa"/>
              <w:right w:w="120" w:type="dxa"/>
            </w:tcMar>
          </w:tcPr>
          <w:p>
            <w:pPr>
              <w:pStyle w:val="BodytextTable"/>
            </w:pPr>
            <w:ins w:id="20883" w:author="Nhóm dự án" w:date="2026-10-02T09:00:00Z">
              <w:r>
                <w:t xml:space="preserve">3</w:t>
              </w:r>
            </w:ins>
          </w:p>
        </w:tc>
        <w:tc>
          <w:tcPr>
            <w:tcW w:w="900" w:type="pct"/>
            <w:tcMar>
              <w:top w:w="80" w:type="dxa"/>
              <w:left w:w="120" w:type="dxa"/>
              <w:bottom w:w="80" w:type="dxa"/>
              <w:right w:w="120" w:type="dxa"/>
            </w:tcMar>
          </w:tcPr>
          <w:p>
            <w:pPr>
              <w:pStyle w:val="BodytextTable"/>
            </w:pPr>
            <w:ins w:id="20884" w:author="Nhóm dự án" w:date="2026-10-02T09:00:00Z">
              <w:r>
                <w:t xml:space="preserve">Thiết kế mô hình dữ liệu và kiến trúc hệ thống</w:t>
              </w:r>
            </w:ins>
          </w:p>
        </w:tc>
        <w:tc>
          <w:tcPr>
            <w:tcW w:w="520" w:type="pct"/>
            <w:tcMar>
              <w:top w:w="80" w:type="dxa"/>
              <w:left w:w="120" w:type="dxa"/>
              <w:bottom w:w="80" w:type="dxa"/>
              <w:right w:w="120" w:type="dxa"/>
            </w:tcMar>
          </w:tcPr>
          <w:p>
            <w:pPr>
              <w:pStyle w:val="BodytextTable"/>
            </w:pPr>
            <w:ins w:id="20885" w:author="Nhóm dự án" w:date="2026-10-02T09:00:00Z">
              <w:r>
                <w:t xml:space="preserve">Lê Minh Trí, Nguyễn Tiến Phát</w:t>
              </w:r>
            </w:ins>
          </w:p>
        </w:tc>
        <w:tc>
          <w:tcPr>
            <w:tcW w:w="330" w:type="pct"/>
          </w:tcPr>
          <w:p>
            <w:pPr>
              <w:pStyle w:val="BodytextTable"/>
            </w:pPr>
            <w:ins w:id="20886"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887" w:author="Nhóm dự án" w:date="2026-10-02T09:00:00Z">
              <w:r>
                <w:rPr>
                  <w:highlight w:val="green"/>
                </w:rPr>
                <w:t xml:space="preserve">05/01/2026</w:t>
              </w:r>
            </w:ins>
          </w:p>
        </w:tc>
        <w:tc>
          <w:tcPr>
            <w:tcW w:w="330" w:type="pct"/>
            <w:tcMar>
              <w:top w:w="80" w:type="dxa"/>
              <w:left w:w="120" w:type="dxa"/>
              <w:bottom w:w="80" w:type="dxa"/>
              <w:right w:w="120" w:type="dxa"/>
            </w:tcMar>
          </w:tcPr>
          <w:p>
            <w:pPr>
              <w:pStyle w:val="BodytextTable"/>
            </w:pPr>
            <w:ins w:id="20888" w:author="Nhóm dự án" w:date="2026-10-02T09:00:00Z">
              <w:r>
                <w:rPr>
                  <w:highlight w:val="green"/>
                </w:rPr>
                <w:t xml:space="preserve">16/01/2026</w:t>
              </w:r>
            </w:ins>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889" w:author="Nhóm dự án" w:date="2026-10-02T09:00:00Z"/>
        </w:trPr>
        <w:tc>
          <w:tcPr>
            <w:tcW w:w="200" w:type="pct"/>
            <w:tcMar>
              <w:top w:w="80" w:type="dxa"/>
              <w:left w:w="120" w:type="dxa"/>
              <w:bottom w:w="80" w:type="dxa"/>
              <w:right w:w="120" w:type="dxa"/>
            </w:tcMar>
          </w:tcPr>
          <w:p>
            <w:pPr>
              <w:pStyle w:val="BodytextTable"/>
            </w:pPr>
            <w:ins w:id="20890" w:author="Nhóm dự án" w:date="2026-10-02T09:00:00Z">
              <w:r>
                <w:t xml:space="preserve">4</w:t>
              </w:r>
            </w:ins>
          </w:p>
        </w:tc>
        <w:tc>
          <w:tcPr>
            <w:tcW w:w="900" w:type="pct"/>
            <w:tcMar>
              <w:top w:w="80" w:type="dxa"/>
              <w:left w:w="120" w:type="dxa"/>
              <w:bottom w:w="80" w:type="dxa"/>
              <w:right w:w="120" w:type="dxa"/>
            </w:tcMar>
          </w:tcPr>
          <w:p>
            <w:pPr>
              <w:pStyle w:val="BodytextTable"/>
            </w:pPr>
            <w:ins w:id="20891" w:author="Nhóm dự án" w:date="2026-10-02T09:00:00Z">
              <w:r>
                <w:t xml:space="preserve">Phát triển phân hệ cốt lõi (xác thực, phiếu yêu cầu, thông báo, bảng theo dõi)</w:t>
              </w:r>
            </w:ins>
          </w:p>
        </w:tc>
        <w:tc>
          <w:tcPr>
            <w:tcW w:w="520" w:type="pct"/>
            <w:tcMar>
              <w:top w:w="80" w:type="dxa"/>
              <w:left w:w="120" w:type="dxa"/>
              <w:bottom w:w="80" w:type="dxa"/>
              <w:right w:w="120" w:type="dxa"/>
            </w:tcMar>
          </w:tcPr>
          <w:p>
            <w:pPr>
              <w:pStyle w:val="BodytextTable"/>
            </w:pPr>
            <w:ins w:id="20892" w:author="Nhóm dự án" w:date="2026-10-02T09:00:00Z">
              <w:r>
                <w:t xml:space="preserve">Toàn bộ nhóm dự án</w:t>
              </w:r>
            </w:ins>
          </w:p>
        </w:tc>
        <w:tc>
          <w:tcPr>
            <w:tcW w:w="330" w:type="pct"/>
          </w:tcPr>
          <w:p>
            <w:pPr>
              <w:pStyle w:val="BodytextTable"/>
            </w:pPr>
            <w:ins w:id="20893"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894" w:author="Nhóm dự án" w:date="2026-10-02T09:00:00Z">
              <w:r>
                <w:rPr>
                  <w:highlight w:val="green"/>
                </w:rPr>
                <w:t xml:space="preserve">19/01/2026</w:t>
              </w:r>
            </w:ins>
          </w:p>
        </w:tc>
        <w:tc>
          <w:tcPr>
            <w:tcW w:w="330" w:type="pct"/>
            <w:tcMar>
              <w:top w:w="80" w:type="dxa"/>
              <w:left w:w="120" w:type="dxa"/>
              <w:bottom w:w="80" w:type="dxa"/>
              <w:right w:w="120" w:type="dxa"/>
            </w:tcMar>
          </w:tcPr>
          <w:p>
            <w:pPr>
              <w:pStyle w:val="BodytextTable"/>
            </w:pPr>
            <w:ins w:id="20895" w:author="Nhóm dự án" w:date="2026-10-02T09:00:00Z">
              <w:r>
                <w:rPr>
                  <w:highlight w:val="green"/>
                </w:rPr>
                <w:t xml:space="preserve">27/02/2026</w:t>
              </w:r>
            </w:ins>
          </w:p>
        </w:tc>
        <w:tc>
          <w:tcPr>
            <w:tcW w:w="170" w:type="pct"/>
            <w:shd w:val="clear" w:color="auto" w:fill="5B9BD5"/>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ins w:id="20896" w:author="Nhóm dự án" w:date="2026-10-02T09:00:00Z">
              <w:r>
                <w:t xml:space="preserve">880 USD ≈ </w:t>
              </w:r>
              <w:r>
                <w:rPr>
                  <w:highlight w:val="green"/>
                </w:rPr>
                <w:t xml:space="preserve">23.029.600</w:t>
              </w:r>
              <w:r>
                <w:t xml:space="preserve"> đồng (Claude Code)</w:t>
              </w:r>
            </w:ins>
          </w:p>
        </w:tc>
      </w:tr>
      <w:tr w:rsidR="00441008" w:rsidTr="00441008">
        <w:trPr>
          <w:ins w:id="20897" w:author="Nhóm dự án" w:date="2026-10-02T09:00:00Z"/>
        </w:trPr>
        <w:tc>
          <w:tcPr>
            <w:tcW w:w="200" w:type="pct"/>
            <w:tcMar>
              <w:top w:w="80" w:type="dxa"/>
              <w:left w:w="120" w:type="dxa"/>
              <w:bottom w:w="80" w:type="dxa"/>
              <w:right w:w="120" w:type="dxa"/>
            </w:tcMar>
          </w:tcPr>
          <w:p>
            <w:pPr>
              <w:pStyle w:val="BodytextTable"/>
            </w:pPr>
            <w:ins w:id="20898" w:author="Nhóm dự án" w:date="2026-10-02T09:00:00Z">
              <w:r>
                <w:t xml:space="preserve">5</w:t>
              </w:r>
            </w:ins>
          </w:p>
        </w:tc>
        <w:tc>
          <w:tcPr>
            <w:tcW w:w="900" w:type="pct"/>
            <w:tcMar>
              <w:top w:w="80" w:type="dxa"/>
              <w:left w:w="120" w:type="dxa"/>
              <w:bottom w:w="80" w:type="dxa"/>
              <w:right w:w="120" w:type="dxa"/>
            </w:tcMar>
          </w:tcPr>
          <w:p>
            <w:pPr>
              <w:pStyle w:val="BodytextTable"/>
            </w:pPr>
            <w:ins w:id="20899" w:author="Nhóm dự án" w:date="2026-10-02T09:00:00Z">
              <w:r>
                <w:t xml:space="preserve">Cấu hình hạ tầng máy chủ, Docker, SSL/TLS, SMTP</w:t>
              </w:r>
            </w:ins>
          </w:p>
        </w:tc>
        <w:tc>
          <w:tcPr>
            <w:tcW w:w="520" w:type="pct"/>
            <w:tcMar>
              <w:top w:w="80" w:type="dxa"/>
              <w:left w:w="120" w:type="dxa"/>
              <w:bottom w:w="80" w:type="dxa"/>
              <w:right w:w="120" w:type="dxa"/>
            </w:tcMar>
          </w:tcPr>
          <w:p>
            <w:pPr>
              <w:pStyle w:val="BodytextTable"/>
            </w:pPr>
            <w:ins w:id="20900" w:author="Nhóm dự án" w:date="2026-10-02T09:00:00Z">
              <w:r>
                <w:t xml:space="preserve">Lê Minh Trí</w:t>
              </w:r>
            </w:ins>
          </w:p>
        </w:tc>
        <w:tc>
          <w:tcPr>
            <w:tcW w:w="330" w:type="pct"/>
          </w:tcPr>
          <w:p>
            <w:pPr>
              <w:pStyle w:val="BodytextTable"/>
            </w:pPr>
            <w:ins w:id="20901"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02" w:author="Nhóm dự án" w:date="2026-10-02T09:00:00Z">
              <w:r>
                <w:rPr>
                  <w:highlight w:val="green"/>
                </w:rPr>
                <w:t xml:space="preserve">02/02/2026</w:t>
              </w:r>
            </w:ins>
          </w:p>
        </w:tc>
        <w:tc>
          <w:tcPr>
            <w:tcW w:w="330" w:type="pct"/>
            <w:tcMar>
              <w:top w:w="80" w:type="dxa"/>
              <w:left w:w="120" w:type="dxa"/>
              <w:bottom w:w="80" w:type="dxa"/>
              <w:right w:w="120" w:type="dxa"/>
            </w:tcMar>
          </w:tcPr>
          <w:p>
            <w:pPr>
              <w:pStyle w:val="BodytextTable"/>
            </w:pPr>
            <w:ins w:id="20903" w:author="Nhóm dự án" w:date="2026-10-02T09:00:00Z">
              <w:r>
                <w:rPr>
                  <w:highlight w:val="green"/>
                </w:rPr>
                <w:t xml:space="preserve">27/03/2026</w:t>
              </w:r>
            </w:ins>
          </w:p>
        </w:tc>
        <w:tc>
          <w:tcPr>
            <w:tcW w:w="170" w:type="pct"/>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04" w:author="Nhóm dự án" w:date="2026-10-02T09:00:00Z"/>
        </w:trPr>
        <w:tc>
          <w:tcPr>
            <w:tcW w:w="200" w:type="pct"/>
            <w:tcMar>
              <w:top w:w="80" w:type="dxa"/>
              <w:left w:w="120" w:type="dxa"/>
              <w:bottom w:w="80" w:type="dxa"/>
              <w:right w:w="120" w:type="dxa"/>
            </w:tcMar>
          </w:tcPr>
          <w:p>
            <w:pPr>
              <w:pStyle w:val="BodytextTable"/>
            </w:pPr>
            <w:ins w:id="20905" w:author="Nhóm dự án" w:date="2026-10-02T09:00:00Z">
              <w:r>
                <w:t xml:space="preserve">6</w:t>
              </w:r>
            </w:ins>
          </w:p>
        </w:tc>
        <w:tc>
          <w:tcPr>
            <w:tcW w:w="900" w:type="pct"/>
            <w:tcMar>
              <w:top w:w="80" w:type="dxa"/>
              <w:left w:w="120" w:type="dxa"/>
              <w:bottom w:w="80" w:type="dxa"/>
              <w:right w:w="120" w:type="dxa"/>
            </w:tcMar>
          </w:tcPr>
          <w:p>
            <w:pPr>
              <w:pStyle w:val="BodytextTable"/>
            </w:pPr>
            <w:ins w:id="20906" w:author="Nhóm dự án" w:date="2026-10-02T09:00:00Z">
              <w:r>
                <w:t xml:space="preserve">Phát triển phân hệ chuyên ngành (Điều xe, Vật tư, Hộ lý, An ninh, Môi trường)</w:t>
              </w:r>
            </w:ins>
          </w:p>
        </w:tc>
        <w:tc>
          <w:tcPr>
            <w:tcW w:w="520" w:type="pct"/>
            <w:tcMar>
              <w:top w:w="80" w:type="dxa"/>
              <w:left w:w="120" w:type="dxa"/>
              <w:bottom w:w="80" w:type="dxa"/>
              <w:right w:w="120" w:type="dxa"/>
            </w:tcMar>
          </w:tcPr>
          <w:p>
            <w:pPr>
              <w:pStyle w:val="BodytextTable"/>
            </w:pPr>
            <w:ins w:id="20907" w:author="Nhóm dự án" w:date="2026-10-02T09:00:00Z">
              <w:r>
                <w:t xml:space="preserve">Toàn bộ nhóm dự án</w:t>
              </w:r>
            </w:ins>
          </w:p>
        </w:tc>
        <w:tc>
          <w:tcPr>
            <w:tcW w:w="330" w:type="pct"/>
          </w:tcPr>
          <w:p>
            <w:pPr>
              <w:pStyle w:val="BodytextTable"/>
            </w:pPr>
            <w:ins w:id="20908"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09" w:author="Nhóm dự án" w:date="2026-10-02T09:00:00Z">
              <w:r>
                <w:rPr>
                  <w:highlight w:val="green"/>
                </w:rPr>
                <w:t xml:space="preserve">02/03/2026</w:t>
              </w:r>
            </w:ins>
          </w:p>
        </w:tc>
        <w:tc>
          <w:tcPr>
            <w:tcW w:w="330" w:type="pct"/>
            <w:tcMar>
              <w:top w:w="80" w:type="dxa"/>
              <w:left w:w="120" w:type="dxa"/>
              <w:bottom w:w="80" w:type="dxa"/>
              <w:right w:w="120" w:type="dxa"/>
            </w:tcMar>
          </w:tcPr>
          <w:p>
            <w:pPr>
              <w:pStyle w:val="BodytextTable"/>
            </w:pPr>
            <w:ins w:id="20910" w:author="Nhóm dự án" w:date="2026-10-02T09:00:00Z">
              <w:r>
                <w:rPr>
                  <w:highlight w:val="green"/>
                </w:rPr>
                <w:t xml:space="preserve">27/03/2026</w:t>
              </w:r>
            </w:ins>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11" w:author="Nhóm dự án" w:date="2026-10-02T09:00:00Z"/>
        </w:trPr>
        <w:tc>
          <w:tcPr>
            <w:tcW w:w="200" w:type="pct"/>
            <w:tcMar>
              <w:top w:w="80" w:type="dxa"/>
              <w:left w:w="120" w:type="dxa"/>
              <w:bottom w:w="80" w:type="dxa"/>
              <w:right w:w="120" w:type="dxa"/>
            </w:tcMar>
          </w:tcPr>
          <w:p>
            <w:pPr>
              <w:pStyle w:val="BodytextTable"/>
            </w:pPr>
            <w:ins w:id="20912" w:author="Nhóm dự án" w:date="2026-10-02T09:00:00Z">
              <w:r>
                <w:t xml:space="preserve">7</w:t>
              </w:r>
            </w:ins>
          </w:p>
        </w:tc>
        <w:tc>
          <w:tcPr>
            <w:tcW w:w="900" w:type="pct"/>
            <w:tcMar>
              <w:top w:w="80" w:type="dxa"/>
              <w:left w:w="120" w:type="dxa"/>
              <w:bottom w:w="80" w:type="dxa"/>
              <w:right w:w="120" w:type="dxa"/>
            </w:tcMar>
          </w:tcPr>
          <w:p>
            <w:pPr>
              <w:pStyle w:val="BodytextTable"/>
            </w:pPr>
            <w:ins w:id="20913" w:author="Nhóm dự án" w:date="2026-10-02T09:00:00Z">
              <w:r>
                <w:t xml:space="preserve">Kiểm thử, nghiệm thu cùng người dùng cuối</w:t>
              </w:r>
            </w:ins>
          </w:p>
        </w:tc>
        <w:tc>
          <w:tcPr>
            <w:tcW w:w="520" w:type="pct"/>
            <w:tcMar>
              <w:top w:w="80" w:type="dxa"/>
              <w:left w:w="120" w:type="dxa"/>
              <w:bottom w:w="80" w:type="dxa"/>
              <w:right w:w="120" w:type="dxa"/>
            </w:tcMar>
          </w:tcPr>
          <w:p>
            <w:pPr>
              <w:pStyle w:val="BodytextTable"/>
            </w:pPr>
            <w:ins w:id="20914" w:author="Nhóm dự án" w:date="2026-10-02T09:00:00Z">
              <w:r>
                <w:t xml:space="preserve">Toàn bộ nhóm dự án</w:t>
              </w:r>
            </w:ins>
          </w:p>
        </w:tc>
        <w:tc>
          <w:tcPr>
            <w:tcW w:w="330" w:type="pct"/>
          </w:tcPr>
          <w:p>
            <w:pPr>
              <w:pStyle w:val="BodytextTable"/>
            </w:pPr>
            <w:ins w:id="20915"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16" w:author="Nhóm dự án" w:date="2026-10-02T09:00:00Z">
              <w:r>
                <w:rPr>
                  <w:highlight w:val="green"/>
                </w:rPr>
                <w:t xml:space="preserve">30/03/2026</w:t>
              </w:r>
            </w:ins>
          </w:p>
        </w:tc>
        <w:tc>
          <w:tcPr>
            <w:tcW w:w="330" w:type="pct"/>
            <w:tcMar>
              <w:top w:w="80" w:type="dxa"/>
              <w:left w:w="120" w:type="dxa"/>
              <w:bottom w:w="80" w:type="dxa"/>
              <w:right w:w="120" w:type="dxa"/>
            </w:tcMar>
          </w:tcPr>
          <w:p>
            <w:pPr>
              <w:pStyle w:val="BodytextTable"/>
            </w:pPr>
            <w:ins w:id="20917" w:author="Nhóm dự án" w:date="2026-10-02T09:00:00Z">
              <w:r>
                <w:rPr>
                  <w:highlight w:val="green"/>
                </w:rPr>
                <w:t xml:space="preserve">10/04/2026</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18" w:author="Nhóm dự án" w:date="2026-10-02T09:00:00Z"/>
        </w:trPr>
        <w:tc>
          <w:tcPr>
            <w:tcW w:w="200" w:type="pct"/>
            <w:tcMar>
              <w:top w:w="80" w:type="dxa"/>
              <w:left w:w="120" w:type="dxa"/>
              <w:bottom w:w="80" w:type="dxa"/>
              <w:right w:w="120" w:type="dxa"/>
            </w:tcMar>
          </w:tcPr>
          <w:p>
            <w:pPr>
              <w:pStyle w:val="BodytextTable"/>
            </w:pPr>
            <w:ins w:id="20919" w:author="Nhóm dự án" w:date="2026-10-02T09:00:00Z">
              <w:r>
                <w:t xml:space="preserve">8</w:t>
              </w:r>
            </w:ins>
          </w:p>
        </w:tc>
        <w:tc>
          <w:tcPr>
            <w:tcW w:w="900" w:type="pct"/>
            <w:tcMar>
              <w:top w:w="80" w:type="dxa"/>
              <w:left w:w="120" w:type="dxa"/>
              <w:bottom w:w="80" w:type="dxa"/>
              <w:right w:w="120" w:type="dxa"/>
            </w:tcMar>
          </w:tcPr>
          <w:p>
            <w:pPr>
              <w:pStyle w:val="BodytextTable"/>
            </w:pPr>
            <w:ins w:id="20920" w:author="Nhóm dự án" w:date="2026-10-02T09:00:00Z">
              <w:r>
                <w:t xml:space="preserve">Đào tạo, tập huấn người dùng theo từng tổ</w:t>
              </w:r>
            </w:ins>
          </w:p>
        </w:tc>
        <w:tc>
          <w:tcPr>
            <w:tcW w:w="520" w:type="pct"/>
            <w:tcMar>
              <w:top w:w="80" w:type="dxa"/>
              <w:left w:w="120" w:type="dxa"/>
              <w:bottom w:w="80" w:type="dxa"/>
              <w:right w:w="120" w:type="dxa"/>
            </w:tcMar>
          </w:tcPr>
          <w:p>
            <w:pPr>
              <w:pStyle w:val="BodytextTable"/>
            </w:pPr>
            <w:ins w:id="20921" w:author="Nhóm dự án" w:date="2026-10-02T09:00:00Z">
              <w:r>
                <w:t xml:space="preserve">Lê Minh Trí, Nguyễn Tiến Phát</w:t>
              </w:r>
            </w:ins>
          </w:p>
        </w:tc>
        <w:tc>
          <w:tcPr>
            <w:tcW w:w="330" w:type="pct"/>
          </w:tcPr>
          <w:p>
            <w:pPr>
              <w:pStyle w:val="BodytextTable"/>
            </w:pPr>
            <w:ins w:id="20922"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23" w:author="Nhóm dự án" w:date="2026-10-02T09:00:00Z">
              <w:r>
                <w:rPr>
                  <w:highlight w:val="green"/>
                </w:rPr>
                <w:t xml:space="preserve">13/04/2026</w:t>
              </w:r>
            </w:ins>
          </w:p>
        </w:tc>
        <w:tc>
          <w:tcPr>
            <w:tcW w:w="330" w:type="pct"/>
            <w:tcMar>
              <w:top w:w="80" w:type="dxa"/>
              <w:left w:w="120" w:type="dxa"/>
              <w:bottom w:w="80" w:type="dxa"/>
              <w:right w:w="120" w:type="dxa"/>
            </w:tcMar>
          </w:tcPr>
          <w:p>
            <w:pPr>
              <w:pStyle w:val="BodytextTable"/>
            </w:pPr>
            <w:ins w:id="20924" w:author="Nhóm dự án" w:date="2026-10-02T09:00:00Z">
              <w:r>
                <w:rPr>
                  <w:highlight w:val="green"/>
                </w:rPr>
                <w:t xml:space="preserve">30/06/2026</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25" w:author="Nhóm dự án" w:date="2026-10-02T09:00:00Z"/>
        </w:trPr>
        <w:tc>
          <w:tcPr>
            <w:tcW w:w="200" w:type="pct"/>
            <w:tcMar>
              <w:top w:w="80" w:type="dxa"/>
              <w:left w:w="120" w:type="dxa"/>
              <w:bottom w:w="80" w:type="dxa"/>
              <w:right w:w="120" w:type="dxa"/>
            </w:tcMar>
          </w:tcPr>
          <w:p>
            <w:pPr>
              <w:pStyle w:val="BodytextTable"/>
            </w:pPr>
            <w:ins w:id="20926" w:author="Nhóm dự án" w:date="2026-10-02T09:00:00Z">
              <w:r>
                <w:t xml:space="preserve">9</w:t>
              </w:r>
            </w:ins>
          </w:p>
        </w:tc>
        <w:tc>
          <w:tcPr>
            <w:tcW w:w="900" w:type="pct"/>
            <w:tcMar>
              <w:top w:w="80" w:type="dxa"/>
              <w:left w:w="120" w:type="dxa"/>
              <w:bottom w:w="80" w:type="dxa"/>
              <w:right w:w="120" w:type="dxa"/>
            </w:tcMar>
          </w:tcPr>
          <w:p>
            <w:pPr>
              <w:pStyle w:val="BodytextTable"/>
            </w:pPr>
            <w:ins w:id="20927" w:author="Nhóm dự án" w:date="2026-10-02T09:00:00Z">
              <w:r>
                <w:t xml:space="preserve">Phát triển chức năng xác nhận thông báo, chuyển cấp tự động (MT5)</w:t>
              </w:r>
            </w:ins>
          </w:p>
        </w:tc>
        <w:tc>
          <w:tcPr>
            <w:tcW w:w="520" w:type="pct"/>
            <w:tcMar>
              <w:top w:w="80" w:type="dxa"/>
              <w:left w:w="120" w:type="dxa"/>
              <w:bottom w:w="80" w:type="dxa"/>
              <w:right w:w="120" w:type="dxa"/>
            </w:tcMar>
          </w:tcPr>
          <w:p>
            <w:pPr>
              <w:pStyle w:val="BodytextTable"/>
            </w:pPr>
            <w:ins w:id="20928" w:author="Nhóm dự án" w:date="2026-10-02T09:00:00Z">
              <w:r>
                <w:t xml:space="preserve">Lê Minh Trí, Nguyễn Tiến Phát</w:t>
              </w:r>
            </w:ins>
          </w:p>
        </w:tc>
        <w:tc>
          <w:tcPr>
            <w:tcW w:w="330" w:type="pct"/>
          </w:tcPr>
          <w:p>
            <w:pPr>
              <w:pStyle w:val="BodytextTable"/>
            </w:pPr>
            <w:ins w:id="20929"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30" w:author="Nhóm dự án" w:date="2026-10-02T09:00:00Z">
              <w:r>
                <w:rPr>
                  <w:highlight w:val="green"/>
                </w:rPr>
                <w:t xml:space="preserve">01/10/2026</w:t>
              </w:r>
            </w:ins>
          </w:p>
        </w:tc>
        <w:tc>
          <w:tcPr>
            <w:tcW w:w="330" w:type="pct"/>
            <w:tcMar>
              <w:top w:w="80" w:type="dxa"/>
              <w:left w:w="120" w:type="dxa"/>
              <w:bottom w:w="80" w:type="dxa"/>
              <w:right w:w="120" w:type="dxa"/>
            </w:tcMar>
          </w:tcPr>
          <w:p>
            <w:pPr>
              <w:pStyle w:val="BodytextTable"/>
            </w:pPr>
            <w:ins w:id="20931" w:author="Nhóm dự án" w:date="2026-10-02T09:00:00Z">
              <w:r>
                <w:rPr>
                  <w:highlight w:val="green"/>
                </w:rPr>
                <w:t xml:space="preserve">31/10/2026</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32" w:author="Nhóm dự án" w:date="2026-10-02T09:00:00Z"/>
        </w:trPr>
        <w:tc>
          <w:tcPr>
            <w:tcW w:w="200" w:type="pct"/>
            <w:tcMar>
              <w:top w:w="80" w:type="dxa"/>
              <w:left w:w="120" w:type="dxa"/>
              <w:bottom w:w="80" w:type="dxa"/>
              <w:right w:w="120" w:type="dxa"/>
            </w:tcMar>
          </w:tcPr>
          <w:p>
            <w:pPr>
              <w:pStyle w:val="BodytextTable"/>
            </w:pPr>
            <w:ins w:id="20933" w:author="Nhóm dự án" w:date="2026-10-02T09:00:00Z">
              <w:r>
                <w:t xml:space="preserve">10</w:t>
              </w:r>
            </w:ins>
          </w:p>
        </w:tc>
        <w:tc>
          <w:tcPr>
            <w:tcW w:w="900" w:type="pct"/>
            <w:tcMar>
              <w:top w:w="80" w:type="dxa"/>
              <w:left w:w="120" w:type="dxa"/>
              <w:bottom w:w="80" w:type="dxa"/>
              <w:right w:w="120" w:type="dxa"/>
            </w:tcMar>
          </w:tcPr>
          <w:p>
            <w:pPr>
              <w:pStyle w:val="BodytextTable"/>
            </w:pPr>
            <w:ins w:id="20934" w:author="Nhóm dự án" w:date="2026-10-02T09:00:00Z">
              <w:r>
                <w:t xml:space="preserve">Thiết lập công cụ giám sát thời gian hoạt động (MT7)</w:t>
              </w:r>
            </w:ins>
          </w:p>
        </w:tc>
        <w:tc>
          <w:tcPr>
            <w:tcW w:w="520" w:type="pct"/>
            <w:tcMar>
              <w:top w:w="80" w:type="dxa"/>
              <w:left w:w="120" w:type="dxa"/>
              <w:bottom w:w="80" w:type="dxa"/>
              <w:right w:w="120" w:type="dxa"/>
            </w:tcMar>
          </w:tcPr>
          <w:p>
            <w:pPr>
              <w:pStyle w:val="BodytextTable"/>
            </w:pPr>
            <w:ins w:id="20935" w:author="Nhóm dự án" w:date="2026-10-02T09:00:00Z">
              <w:r>
                <w:t xml:space="preserve">Lê Minh Trí</w:t>
              </w:r>
            </w:ins>
          </w:p>
        </w:tc>
        <w:tc>
          <w:tcPr>
            <w:tcW w:w="330" w:type="pct"/>
          </w:tcPr>
          <w:p>
            <w:pPr>
              <w:pStyle w:val="BodytextTable"/>
            </w:pPr>
            <w:ins w:id="20936"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37" w:author="Nhóm dự án" w:date="2026-10-02T09:00:00Z">
              <w:r>
                <w:rPr>
                  <w:highlight w:val="green"/>
                </w:rPr>
                <w:t xml:space="preserve">01/10/2026</w:t>
              </w:r>
            </w:ins>
          </w:p>
        </w:tc>
        <w:tc>
          <w:tcPr>
            <w:tcW w:w="330" w:type="pct"/>
            <w:tcMar>
              <w:top w:w="80" w:type="dxa"/>
              <w:left w:w="120" w:type="dxa"/>
              <w:bottom w:w="80" w:type="dxa"/>
              <w:right w:w="120" w:type="dxa"/>
            </w:tcMar>
          </w:tcPr>
          <w:p>
            <w:pPr>
              <w:pStyle w:val="BodytextTable"/>
            </w:pPr>
            <w:ins w:id="20938" w:author="Nhóm dự án" w:date="2026-10-02T09:00:00Z">
              <w:r>
                <w:rPr>
                  <w:highlight w:val="green"/>
                </w:rPr>
                <w:t xml:space="preserve">15/10/2026</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39" w:author="Nhóm dự án" w:date="2026-10-02T09:00:00Z"/>
        </w:trPr>
        <w:tc>
          <w:tcPr>
            <w:tcW w:w="200" w:type="pct"/>
            <w:tcMar>
              <w:top w:w="80" w:type="dxa"/>
              <w:left w:w="120" w:type="dxa"/>
              <w:bottom w:w="80" w:type="dxa"/>
              <w:right w:w="120" w:type="dxa"/>
            </w:tcMar>
          </w:tcPr>
          <w:p>
            <w:pPr>
              <w:pStyle w:val="BodytextTable"/>
            </w:pPr>
            <w:ins w:id="20940" w:author="Nhóm dự án" w:date="2026-10-02T09:00:00Z">
              <w:r>
                <w:t xml:space="preserve">11</w:t>
              </w:r>
            </w:ins>
          </w:p>
        </w:tc>
        <w:tc>
          <w:tcPr>
            <w:tcW w:w="900" w:type="pct"/>
            <w:tcMar>
              <w:top w:w="80" w:type="dxa"/>
              <w:left w:w="120" w:type="dxa"/>
              <w:bottom w:w="80" w:type="dxa"/>
              <w:right w:w="120" w:type="dxa"/>
            </w:tcMar>
          </w:tcPr>
          <w:p>
            <w:pPr>
              <w:pStyle w:val="BodytextTable"/>
            </w:pPr>
            <w:ins w:id="20941" w:author="Nhóm dự án" w:date="2026-10-02T09:00:00Z">
              <w:r>
                <w:t xml:space="preserve">Khảo sát mức độ hài lòng người sử dụng (MT6)</w:t>
              </w:r>
            </w:ins>
          </w:p>
        </w:tc>
        <w:tc>
          <w:tcPr>
            <w:tcW w:w="520" w:type="pct"/>
            <w:tcMar>
              <w:top w:w="80" w:type="dxa"/>
              <w:left w:w="120" w:type="dxa"/>
              <w:bottom w:w="80" w:type="dxa"/>
              <w:right w:w="120" w:type="dxa"/>
            </w:tcMar>
          </w:tcPr>
          <w:p>
            <w:pPr>
              <w:pStyle w:val="BodytextTable"/>
            </w:pPr>
            <w:ins w:id="20942" w:author="Nhóm dự án" w:date="2026-10-02T09:00:00Z">
              <w:r>
                <w:t xml:space="preserve">Nguyễn Minh Tiến, Tạ Mai Quốc Huy</w:t>
              </w:r>
            </w:ins>
          </w:p>
        </w:tc>
        <w:tc>
          <w:tcPr>
            <w:tcW w:w="330" w:type="pct"/>
          </w:tcPr>
          <w:p>
            <w:pPr>
              <w:pStyle w:val="BodytextTable"/>
            </w:pPr>
            <w:ins w:id="20943"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44" w:author="Nhóm dự án" w:date="2026-10-02T09:00:00Z">
              <w:r>
                <w:rPr>
                  <w:highlight w:val="green"/>
                </w:rPr>
                <w:t xml:space="preserve">15/06/2026</w:t>
              </w:r>
            </w:ins>
          </w:p>
        </w:tc>
        <w:tc>
          <w:tcPr>
            <w:tcW w:w="330" w:type="pct"/>
            <w:tcMar>
              <w:top w:w="80" w:type="dxa"/>
              <w:left w:w="120" w:type="dxa"/>
              <w:bottom w:w="80" w:type="dxa"/>
              <w:right w:w="120" w:type="dxa"/>
            </w:tcMar>
          </w:tcPr>
          <w:p>
            <w:pPr>
              <w:pStyle w:val="BodytextTable"/>
            </w:pPr>
            <w:ins w:id="20945" w:author="Nhóm dự án" w:date="2026-10-02T09:00:00Z">
              <w:r>
                <w:rPr>
                  <w:highlight w:val="green"/>
                </w:rPr>
                <w:t xml:space="preserve">15/12/2026</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46" w:author="Nhóm dự án" w:date="2026-10-02T09:00:00Z"/>
        </w:trPr>
        <w:tc>
          <w:tcPr>
            <w:tcW w:w="200" w:type="pct"/>
            <w:tcMar>
              <w:top w:w="80" w:type="dxa"/>
              <w:left w:w="120" w:type="dxa"/>
              <w:bottom w:w="80" w:type="dxa"/>
              <w:right w:w="120" w:type="dxa"/>
            </w:tcMar>
          </w:tcPr>
          <w:p>
            <w:pPr>
              <w:pStyle w:val="BodytextTable"/>
            </w:pPr>
            <w:ins w:id="20947" w:author="Nhóm dự án" w:date="2026-10-02T09:00:00Z">
              <w:r>
                <w:t xml:space="preserve">12</w:t>
              </w:r>
            </w:ins>
          </w:p>
        </w:tc>
        <w:tc>
          <w:tcPr>
            <w:tcW w:w="900" w:type="pct"/>
            <w:tcMar>
              <w:top w:w="80" w:type="dxa"/>
              <w:left w:w="120" w:type="dxa"/>
              <w:bottom w:w="80" w:type="dxa"/>
              <w:right w:w="120" w:type="dxa"/>
            </w:tcMar>
          </w:tcPr>
          <w:p>
            <w:pPr>
              <w:pStyle w:val="BodytextTable"/>
            </w:pPr>
            <w:ins w:id="20948" w:author="Nhóm dự án" w:date="2026-10-02T09:00:00Z">
              <w:r>
                <w:t xml:space="preserve">Thu thập dữ liệu các chỉ số (mục 6.3)</w:t>
              </w:r>
            </w:ins>
          </w:p>
        </w:tc>
        <w:tc>
          <w:tcPr>
            <w:tcW w:w="520" w:type="pct"/>
            <w:tcMar>
              <w:top w:w="80" w:type="dxa"/>
              <w:left w:w="120" w:type="dxa"/>
              <w:bottom w:w="80" w:type="dxa"/>
              <w:right w:w="120" w:type="dxa"/>
            </w:tcMar>
          </w:tcPr>
          <w:p>
            <w:pPr>
              <w:pStyle w:val="BodytextTable"/>
            </w:pPr>
            <w:ins w:id="20949" w:author="Nhóm dự án" w:date="2026-10-02T09:00:00Z">
              <w:r>
                <w:t xml:space="preserve">Lê Minh Trí</w:t>
              </w:r>
            </w:ins>
          </w:p>
        </w:tc>
        <w:tc>
          <w:tcPr>
            <w:tcW w:w="330" w:type="pct"/>
          </w:tcPr>
          <w:p>
            <w:pPr>
              <w:pStyle w:val="BodytextTable"/>
            </w:pPr>
            <w:ins w:id="20950"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51" w:author="Nhóm dự án" w:date="2026-10-02T09:00:00Z">
              <w:r>
                <w:rPr>
                  <w:highlight w:val="green"/>
                </w:rPr>
                <w:t xml:space="preserve">01/05/2026</w:t>
              </w:r>
            </w:ins>
          </w:p>
        </w:tc>
        <w:tc>
          <w:tcPr>
            <w:tcW w:w="330" w:type="pct"/>
            <w:tcMar>
              <w:top w:w="80" w:type="dxa"/>
              <w:left w:w="120" w:type="dxa"/>
              <w:bottom w:w="80" w:type="dxa"/>
              <w:right w:w="120" w:type="dxa"/>
            </w:tcMar>
          </w:tcPr>
          <w:p>
            <w:pPr>
              <w:pStyle w:val="BodytextTable"/>
            </w:pPr>
            <w:ins w:id="20952" w:author="Nhóm dự án" w:date="2026-10-02T09:00:00Z">
              <w:r>
                <w:rPr>
                  <w:highlight w:val="green"/>
                </w:rPr>
                <w:t xml:space="preserve">31/12/2026</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53" w:author="Nhóm dự án" w:date="2026-10-02T09:00:00Z"/>
        </w:trPr>
        <w:tc>
          <w:tcPr>
            <w:tcW w:w="200" w:type="pct"/>
            <w:tcMar>
              <w:top w:w="80" w:type="dxa"/>
              <w:left w:w="120" w:type="dxa"/>
              <w:bottom w:w="80" w:type="dxa"/>
              <w:right w:w="120" w:type="dxa"/>
            </w:tcMar>
          </w:tcPr>
          <w:p>
            <w:pPr>
              <w:pStyle w:val="BodytextTable"/>
            </w:pPr>
            <w:ins w:id="20954" w:author="Nhóm dự án" w:date="2026-10-02T09:00:00Z">
              <w:r>
                <w:t xml:space="preserve">13</w:t>
              </w:r>
            </w:ins>
          </w:p>
        </w:tc>
        <w:tc>
          <w:tcPr>
            <w:tcW w:w="900" w:type="pct"/>
            <w:tcMar>
              <w:top w:w="80" w:type="dxa"/>
              <w:left w:w="120" w:type="dxa"/>
              <w:bottom w:w="80" w:type="dxa"/>
              <w:right w:w="120" w:type="dxa"/>
            </w:tcMar>
          </w:tcPr>
          <w:p>
            <w:pPr>
              <w:pStyle w:val="BodytextTable"/>
            </w:pPr>
            <w:ins w:id="20955" w:author="Nhóm dự án" w:date="2026-10-02T09:00:00Z">
              <w:r>
                <w:t xml:space="preserve">Báo cáo tiến độ hằng tháng, báo cáo giám sát hằng quý</w:t>
              </w:r>
            </w:ins>
          </w:p>
        </w:tc>
        <w:tc>
          <w:tcPr>
            <w:tcW w:w="520" w:type="pct"/>
            <w:tcMar>
              <w:top w:w="80" w:type="dxa"/>
              <w:left w:w="120" w:type="dxa"/>
              <w:bottom w:w="80" w:type="dxa"/>
              <w:right w:w="120" w:type="dxa"/>
            </w:tcMar>
          </w:tcPr>
          <w:p>
            <w:pPr>
              <w:pStyle w:val="BodytextTable"/>
            </w:pPr>
            <w:ins w:id="20956" w:author="Nhóm dự án" w:date="2026-10-02T09:00:00Z">
              <w:r>
                <w:t xml:space="preserve">Lê Minh Trí</w:t>
              </w:r>
            </w:ins>
          </w:p>
        </w:tc>
        <w:tc>
          <w:tcPr>
            <w:tcW w:w="330" w:type="pct"/>
          </w:tcPr>
          <w:p>
            <w:pPr>
              <w:pStyle w:val="BodytextTable"/>
            </w:pPr>
            <w:ins w:id="20957"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58" w:author="Nhóm dự án" w:date="2026-10-02T09:00:00Z">
              <w:r>
                <w:rPr>
                  <w:highlight w:val="green"/>
                </w:rPr>
                <w:t xml:space="preserve">05/01/2026</w:t>
              </w:r>
            </w:ins>
          </w:p>
        </w:tc>
        <w:tc>
          <w:tcPr>
            <w:tcW w:w="330" w:type="pct"/>
            <w:tcMar>
              <w:top w:w="80" w:type="dxa"/>
              <w:left w:w="120" w:type="dxa"/>
              <w:bottom w:w="80" w:type="dxa"/>
              <w:right w:w="120" w:type="dxa"/>
            </w:tcMar>
          </w:tcPr>
          <w:p>
            <w:pPr>
              <w:pStyle w:val="BodytextTable"/>
            </w:pPr>
            <w:ins w:id="20959" w:author="Nhóm dự án" w:date="2026-10-02T09:00:00Z">
              <w:r>
                <w:rPr>
                  <w:highlight w:val="green"/>
                </w:rPr>
                <w:t xml:space="preserve">31/12/2026</w:t>
              </w:r>
            </w:ins>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r w:rsidR="00441008" w:rsidTr="00441008">
        <w:trPr>
          <w:ins w:id="20960" w:author="Nhóm dự án" w:date="2026-10-02T09:00:00Z"/>
        </w:trPr>
        <w:tc>
          <w:tcPr>
            <w:tcW w:w="200" w:type="pct"/>
            <w:tcMar>
              <w:top w:w="80" w:type="dxa"/>
              <w:left w:w="120" w:type="dxa"/>
              <w:bottom w:w="80" w:type="dxa"/>
              <w:right w:w="120" w:type="dxa"/>
            </w:tcMar>
          </w:tcPr>
          <w:p>
            <w:pPr>
              <w:pStyle w:val="BodytextTable"/>
            </w:pPr>
            <w:ins w:id="20961" w:author="Nhóm dự án" w:date="2026-10-02T09:00:00Z">
              <w:r>
                <w:t xml:space="preserve">14</w:t>
              </w:r>
            </w:ins>
          </w:p>
        </w:tc>
        <w:tc>
          <w:tcPr>
            <w:tcW w:w="900" w:type="pct"/>
            <w:tcMar>
              <w:top w:w="80" w:type="dxa"/>
              <w:left w:w="120" w:type="dxa"/>
              <w:bottom w:w="80" w:type="dxa"/>
              <w:right w:w="120" w:type="dxa"/>
            </w:tcMar>
          </w:tcPr>
          <w:p>
            <w:pPr>
              <w:pStyle w:val="BodytextTable"/>
            </w:pPr>
            <w:ins w:id="20962" w:author="Nhóm dự án" w:date="2026-10-02T09:00:00Z">
              <w:r>
                <w:t xml:space="preserve">Viết báo cáo kết thúc dự án</w:t>
              </w:r>
            </w:ins>
          </w:p>
        </w:tc>
        <w:tc>
          <w:tcPr>
            <w:tcW w:w="520" w:type="pct"/>
            <w:tcMar>
              <w:top w:w="80" w:type="dxa"/>
              <w:left w:w="120" w:type="dxa"/>
              <w:bottom w:w="80" w:type="dxa"/>
              <w:right w:w="120" w:type="dxa"/>
            </w:tcMar>
          </w:tcPr>
          <w:p>
            <w:pPr>
              <w:pStyle w:val="BodytextTable"/>
            </w:pPr>
            <w:ins w:id="20963" w:author="Nhóm dự án" w:date="2026-10-02T09:00:00Z">
              <w:r>
                <w:t xml:space="preserve">Nhóm dự án</w:t>
              </w:r>
            </w:ins>
          </w:p>
        </w:tc>
        <w:tc>
          <w:tcPr>
            <w:tcW w:w="330" w:type="pct"/>
          </w:tcPr>
          <w:p>
            <w:pPr>
              <w:pStyle w:val="BodytextTable"/>
            </w:pPr>
            <w:ins w:id="20964" w:author="Nhóm dự án" w:date="2026-10-02T09:00:00Z">
              <w:r>
                <w:rPr>
                  <w:highlight w:val="green"/>
                </w:rPr>
                <w:t xml:space="preserve">P. QLCL</w:t>
              </w:r>
            </w:ins>
          </w:p>
        </w:tc>
        <w:tc>
          <w:tcPr>
            <w:tcW w:w="330" w:type="pct"/>
            <w:tcMar>
              <w:top w:w="80" w:type="dxa"/>
              <w:left w:w="120" w:type="dxa"/>
              <w:bottom w:w="80" w:type="dxa"/>
              <w:right w:w="120" w:type="dxa"/>
            </w:tcMar>
          </w:tcPr>
          <w:p>
            <w:pPr>
              <w:pStyle w:val="BodytextTable"/>
            </w:pPr>
            <w:ins w:id="20965" w:author="Nhóm dự án" w:date="2026-10-02T09:00:00Z">
              <w:r>
                <w:rPr>
                  <w:highlight w:val="green"/>
                </w:rPr>
                <w:t xml:space="preserve">01/12/2026</w:t>
              </w:r>
            </w:ins>
          </w:p>
        </w:tc>
        <w:tc>
          <w:tcPr>
            <w:tcW w:w="330" w:type="pct"/>
            <w:tcMar>
              <w:top w:w="80" w:type="dxa"/>
              <w:left w:w="120" w:type="dxa"/>
              <w:bottom w:w="80" w:type="dxa"/>
              <w:right w:w="120" w:type="dxa"/>
            </w:tcMar>
          </w:tcPr>
          <w:p>
            <w:pPr>
              <w:pStyle w:val="BodytextTable"/>
            </w:pPr>
            <w:ins w:id="20966" w:author="Nhóm dự án" w:date="2026-10-02T09:00:00Z">
              <w:r>
                <w:rPr>
                  <w:highlight w:val="green"/>
                </w:rPr>
                <w:t xml:space="preserve">15/01/2027</w:t>
              </w:r>
            </w:ins>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tcPr>
          <w:p>
            <w:pPr>
              <w:pStyle w:val="BodytextTable"/>
            </w:pPr>
          </w:p>
        </w:tc>
        <w:tc>
          <w:tcPr>
            <w:tcW w:w="170" w:type="pct"/>
            <w:shd w:val="clear" w:color="auto" w:fill="5B9BD5"/>
          </w:tcPr>
          <w:p>
            <w:pPr>
              <w:pStyle w:val="BodytextTable"/>
            </w:pPr>
          </w:p>
        </w:tc>
        <w:tc>
          <w:tcPr>
            <w:tcW w:w="350" w:type="pct"/>
            <w:tcMar>
              <w:top w:w="80" w:type="dxa"/>
              <w:left w:w="120" w:type="dxa"/>
              <w:bottom w:w="80" w:type="dxa"/>
              <w:right w:w="120" w:type="dxa"/>
            </w:tcMar>
          </w:tcPr>
          <w:p>
            <w:pPr>
              <w:pStyle w:val="BodytextTable"/>
            </w:pPr>
          </w:p>
        </w:tc>
      </w:tr>
    </w:tbl>
    <w:p>
      <w:pPr>
        <w:pStyle w:val="Bodytext"/>
        <w:rPr>
          <w:ins w:id="20967" w:author="Nhóm dự án" w:date="2026-10-02T09:00:00Z"/>
        </w:rPr>
      </w:pPr>
      <w:ins w:id="20968" w:author="Nhóm dự án" w:date="2026-10-02T09:00:00Z">
        <w:r>
          <w:t xml:space="preserve">Ghi chú: ô tô màu thể hiện tháng thực hiện (T1–T12 năm 2026). Ngày bắt đầu, kết thúc cụ thể do nhóm dự án cập nhật.</w:t>
        </w:r>
      </w:ins>
    </w:p>
    <w:p w14:paraId="0EF89AED" w14:textId="399848E5" w:rsidR="00B2482F" w:rsidRDefault="00B2482F" w:rsidP="0087569C"/>
    <w:sectPr w:rsidR="00B2482F" w:rsidSect="00F56DD6">
      <w:pgSz w:w="16838" w:h="11906" w:orient="landscape" w:code="9"/>
      <w:pgMar w:top="1134" w:right="1134" w:bottom="567" w:left="1134" w:header="567"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Nguyen Ngoc Son" w:date="2026-08-15T07:45:00Z" w:initials="NNS">
    <w:p w14:paraId="2537463A" w14:textId="70754D99" w:rsidR="00BB61BF" w:rsidRDefault="00BB61BF">
      <w:r>
        <w:annotationRef/>
      </w:r>
      <w:r>
        <w:t>Bỏ phần này ra khỏi mục tiêu</w:t>
      </w:r>
    </w:p>
  </w:comment>
  <w:comment w:id="18" w:author="Nguyen Ngoc Son" w:date="2026-08-18T07:42:00Z" w:initials="NNS">
    <w:p w14:paraId="6988D354" w14:textId="1ED47A43" w:rsidR="001902E0" w:rsidRDefault="001902E0">
      <w:r>
        <w:annotationRef/>
      </w:r>
      <w:r>
        <w:t>Bỏ phần này</w:t>
      </w:r>
    </w:p>
  </w:comment>
  <w:comment w:id="27" w:author="Nguyen Ngoc Son" w:date="2026-08-18T07:43:00Z" w:initials="NNS">
    <w:p w14:paraId="3CA9DA15" w14:textId="46E69A86" w:rsidR="00440A2E" w:rsidRDefault="00440A2E">
      <w:r>
        <w:annotationRef/>
      </w:r>
      <w:r>
        <w:t>Bỏ phần này</w:t>
      </w:r>
    </w:p>
  </w:comment>
  <w:comment w:id="28" w:author="Nguyen Thi Dieu My" w:date="2026-08-18T13:34:00Z" w:initials="NTDM">
    <w:p w14:paraId="0F8BD31F" w14:textId="66833152" w:rsidR="00302F72" w:rsidRPr="00302F72" w:rsidRDefault="00302F72">
      <w:pPr>
        <w:pStyle w:val="CommentText"/>
        <w:rPr>
          <w:lang w:val="en-US"/>
        </w:rPr>
      </w:pPr>
      <w:r>
        <w:rPr>
          <w:rStyle w:val="CommentReference"/>
        </w:rPr>
        <w:annotationRef/>
      </w:r>
      <w:r>
        <w:rPr>
          <w:lang w:val="en-US"/>
        </w:rPr>
        <w:t>Cần đánh giá tỉ lệ nhận thành công. Vì gửi mà người nhận không nhận thông tin</w:t>
      </w:r>
      <w:r w:rsidR="00B367FD">
        <w:rPr>
          <w:lang w:val="en-US"/>
        </w:rPr>
        <w:t xml:space="preserve"> trong thời hạn qui định</w:t>
      </w:r>
      <w:r>
        <w:rPr>
          <w:lang w:val="en-US"/>
        </w:rPr>
        <w:t xml:space="preserve"> để xử lý</w:t>
      </w:r>
      <w:r w:rsidR="00B367FD">
        <w:rPr>
          <w:lang w:val="en-US"/>
        </w:rPr>
        <w:t xml:space="preserve"> kịp thời</w:t>
      </w:r>
      <w:r>
        <w:rPr>
          <w:lang w:val="en-US"/>
        </w:rPr>
        <w:t xml:space="preserve"> thì không gọi là thành công.</w:t>
      </w:r>
    </w:p>
  </w:comment>
  <w:comment w:id="37" w:author="Nguyen Ngoc Son" w:date="2026-08-18T07:45:00Z" w:initials="NNS">
    <w:p w14:paraId="6182DCC0" w14:textId="488706DE" w:rsidR="006126F9" w:rsidRDefault="006126F9">
      <w:r>
        <w:annotationRef/>
      </w:r>
      <w:r>
        <w:t>Bỏ phần này</w:t>
      </w:r>
    </w:p>
  </w:comment>
  <w:comment w:id="38" w:author="Nguyen Thi Dieu My" w:date="2026-08-18T13:45:00Z" w:initials="NTDM">
    <w:p w14:paraId="6A6E4D5F" w14:textId="5A2766D5" w:rsidR="00E860F2" w:rsidRPr="00E860F2" w:rsidRDefault="00E860F2">
      <w:pPr>
        <w:pStyle w:val="CommentText"/>
        <w:rPr>
          <w:lang w:val="en-US"/>
        </w:rPr>
      </w:pPr>
      <w:r>
        <w:rPr>
          <w:rStyle w:val="CommentReference"/>
        </w:rPr>
        <w:annotationRef/>
      </w:r>
      <w:r>
        <w:rPr>
          <w:lang w:val="en-US"/>
        </w:rPr>
        <w:t>Đây là bản chất của giải pháp cải tiến, không phải mục tiêu</w:t>
      </w:r>
    </w:p>
  </w:comment>
  <w:comment w:id="43" w:author="Nguyen Ngoc Son" w:date="2026-08-18T07:55:00Z" w:initials="NNS">
    <w:p w14:paraId="6D455C4F" w14:textId="737866E5" w:rsidR="008B48D7" w:rsidRDefault="008B48D7">
      <w:r>
        <w:annotationRef/>
      </w:r>
      <w:r>
        <w:t>Biến này cho mục tiêu 2</w:t>
      </w:r>
    </w:p>
  </w:comment>
  <w:comment w:id="44" w:author="Nguyen Ngoc Son" w:date="2026-08-18T07:56:00Z" w:initials="NNS">
    <w:p w14:paraId="5AC63D2C" w14:textId="258E5012" w:rsidR="00CE2CEA" w:rsidRDefault="00CE2CEA">
      <w:r>
        <w:annotationRef/>
      </w:r>
      <w:r>
        <w:t xml:space="preserve">Biến này cho mục tiêu 3                     </w:t>
      </w:r>
    </w:p>
  </w:comment>
  <w:comment w:id="46" w:author="Nguyen Thi Dieu My" w:date="2026-08-18T13:43:00Z" w:initials="NTDM">
    <w:p w14:paraId="4E2BFC26" w14:textId="5650B83C" w:rsidR="00CA472D" w:rsidRPr="00CA472D" w:rsidRDefault="00CA472D">
      <w:pPr>
        <w:pStyle w:val="CommentText"/>
        <w:rPr>
          <w:lang w:val="en-US"/>
        </w:rPr>
      </w:pPr>
      <w:r>
        <w:rPr>
          <w:rStyle w:val="CommentReference"/>
        </w:rPr>
        <w:annotationRef/>
      </w:r>
      <w:r>
        <w:rPr>
          <w:lang w:val="en-US"/>
        </w:rPr>
        <w:t>Cần đánh giá tỉ lệ nhận đúng hạn, có phương án xử lý khi không thấy phản hồi nhận đúng hạn</w:t>
      </w:r>
    </w:p>
  </w:comment>
  <w:comment w:id="48" w:author="Nguyen Ngoc Son" w:date="2026-08-18T08:00:00Z" w:initials="NNS">
    <w:p w14:paraId="13B221E9" w14:textId="225B38D8" w:rsidR="00315C40" w:rsidRDefault="00315C40">
      <w:r>
        <w:annotationRef/>
      </w:r>
      <w:r>
        <w:t>Biến này cho mục tiêu 4</w:t>
      </w:r>
    </w:p>
  </w:comment>
  <w:comment w:id="49" w:author="Nguyen Ngoc Son" w:date="2026-08-18T08:00:00Z" w:initials="NNS">
    <w:p w14:paraId="7E10E19A" w14:textId="40E50B8E" w:rsidR="00315C40" w:rsidRDefault="00315C40">
      <w:r>
        <w:annotationRef/>
      </w:r>
      <w:r>
        <w:t>Biến này cho mục tiêu 1</w:t>
      </w:r>
      <w:r w:rsidR="00AD6342">
        <w:t>. Chuyển lên</w:t>
      </w:r>
      <w:r w:rsidR="00E619A9">
        <w:t xml:space="preserve"> đầu tiến</w:t>
      </w:r>
    </w:p>
  </w:comment>
  <w:comment w:id="50" w:author="Nguyen Ngoc Son" w:date="2026-08-18T08:00:00Z" w:initials="NNS">
    <w:p w14:paraId="5CC34E3A" w14:textId="27D70DFC" w:rsidR="00315C40" w:rsidRDefault="00315C40">
      <w:r>
        <w:annotationRef/>
      </w:r>
      <w:r w:rsidR="00AD6342">
        <w:t>Biến này cho mục tiêu nào?. Nếu cần thiết thì thêm mục tiêu liên quan đến biến này. Nếu không thì bỏ</w:t>
      </w:r>
    </w:p>
  </w:comment>
  <w:comment w:id="51" w:author="Nguyen Ngoc Son" w:date="2026-08-18T08:01:00Z" w:initials="NNS">
    <w:p w14:paraId="3DC4E1E4" w14:textId="57C262D1" w:rsidR="00315C40" w:rsidRDefault="00315C40">
      <w:r>
        <w:annotationRef/>
      </w:r>
      <w:r w:rsidR="00AD6342">
        <w:t>Biến này cho mục tiêu nào?. Nếu cần thiết thì thêm mục tiêu liên quan đến biến này. Nếu không thì bỏ</w:t>
      </w:r>
    </w:p>
  </w:comment>
  <w:comment w:id="52" w:author="Nguyen Ngoc Son" w:date="2026-08-18T08:01:00Z" w:initials="NNS">
    <w:p w14:paraId="76162A12" w14:textId="32822B4E" w:rsidR="00315C40" w:rsidRDefault="00315C40">
      <w:r>
        <w:annotationRef/>
      </w:r>
      <w:r>
        <w:t>Biến này cho mục tiêu nào</w:t>
      </w:r>
      <w:r w:rsidR="00AD6342">
        <w:t>?</w:t>
      </w:r>
      <w:r>
        <w:t xml:space="preserve">. Nếu cần thiết </w:t>
      </w:r>
      <w:r w:rsidR="00AD6342">
        <w:t>thì thêm mục tiêu liên quan đến biến này. Nếu không thì bỏ</w:t>
      </w:r>
    </w:p>
  </w:comment>
  <w:comment w:id="54" w:author="Nguyen Ngoc Son" w:date="2026-08-18T08:10:00Z" w:initials="NNS">
    <w:p w14:paraId="2EDD7D98" w14:textId="6934F857" w:rsidR="003A6A88" w:rsidRDefault="003A6A88">
      <w:r>
        <w:annotationRef/>
      </w:r>
      <w:r>
        <w:t xml:space="preserve">Bổ sung thêm bảng phân tích </w:t>
      </w:r>
      <w:r w:rsidR="009C0DF4">
        <w:t>từ vấn đề &gt;&gt; tìm nguyên nhân gốc rễ để đưa ra giải pháp từ nguyên nhân gốc rễ bên dưới</w:t>
      </w:r>
    </w:p>
  </w:comment>
  <w:comment w:id="125" w:author="Nguyen Thi Dieu My" w:date="2026-08-18T16:04:00Z" w:initials="NTDM">
    <w:p w14:paraId="6CF0F6CE" w14:textId="77777777" w:rsidR="00735C99" w:rsidRDefault="00735C99">
      <w:pPr>
        <w:pStyle w:val="CommentText"/>
        <w:rPr>
          <w:lang w:val="en-US"/>
        </w:rPr>
      </w:pPr>
      <w:r>
        <w:rPr>
          <w:rStyle w:val="CommentReference"/>
        </w:rPr>
        <w:annotationRef/>
      </w:r>
      <w:r>
        <w:rPr>
          <w:lang w:val="en-US"/>
        </w:rPr>
        <w:t>Nói rõ sử dụng công cụ nào để phân tích nguyên nhân gốc rễ (5 whys, biểu đồ xương cá, …). Trình bày nội dung của quá trình phân tích nguyên nhân gốc rễ để tăng tính thuyết phục trong xác định nguyên nhân gốc rễ</w:t>
      </w:r>
      <w:r w:rsidR="00E96A36">
        <w:rPr>
          <w:lang w:val="en-US"/>
        </w:rPr>
        <w:t>.</w:t>
      </w:r>
    </w:p>
    <w:p w14:paraId="24FE8ACD" w14:textId="24F8F93A" w:rsidR="00E96A36" w:rsidRPr="00735C99" w:rsidRDefault="00E96A36">
      <w:pPr>
        <w:pStyle w:val="CommentText"/>
        <w:rPr>
          <w:lang w:val="en-US"/>
        </w:rPr>
      </w:pPr>
      <w:r>
        <w:rPr>
          <w:lang w:val="en-US"/>
        </w:rPr>
        <w:t>Tương tự cho các nguyên nhân gốc rễ được nêu tiếp theo.</w:t>
      </w:r>
    </w:p>
  </w:comment>
  <w:comment w:id="126" w:author="Nguyen Ngoc Son" w:date="2026-08-18T08:57:00Z" w:initials="NNS">
    <w:p w14:paraId="3EAAC654" w14:textId="1FECE936" w:rsidR="00711138" w:rsidRPr="00711138" w:rsidRDefault="00711138">
      <w:pPr>
        <w:pStyle w:val="CommentText"/>
        <w:rPr>
          <w:lang w:val="en-US"/>
        </w:rPr>
      </w:pPr>
      <w:r>
        <w:rPr>
          <w:rStyle w:val="CommentReference"/>
        </w:rPr>
        <w:annotationRef/>
      </w:r>
      <w:r>
        <w:rPr>
          <w:lang w:val="en-US"/>
        </w:rPr>
        <w:t xml:space="preserve">Nội dung này nên </w:t>
      </w:r>
      <w:r w:rsidR="002A1160">
        <w:rPr>
          <w:lang w:val="en-US"/>
        </w:rPr>
        <w:t>đưa vào Báo cáo kết quả thực hiện Dự án sau khi hoàn thành. Không đưa vào đề cương Dự án</w:t>
      </w:r>
    </w:p>
  </w:comment>
  <w:comment w:id="135" w:author="Nguyen Ngoc Son" w:date="2026-08-18T09:04:00Z" w:initials="NNS">
    <w:p w14:paraId="1F665ED1" w14:textId="2C068FEC" w:rsidR="002A3F32" w:rsidRPr="002A3F32" w:rsidRDefault="002A3F32">
      <w:pPr>
        <w:pStyle w:val="CommentText"/>
        <w:rPr>
          <w:lang w:val="en-US"/>
        </w:rPr>
      </w:pPr>
      <w:r>
        <w:rPr>
          <w:rStyle w:val="CommentReference"/>
        </w:rPr>
        <w:annotationRef/>
      </w:r>
      <w:r>
        <w:rPr>
          <w:lang w:val="en-US"/>
        </w:rPr>
        <w:t>Đánh giá tính Hiếu quả, Khả thi của từng giải pháp. Dựa vào ý của của nhóm dự án</w:t>
      </w:r>
    </w:p>
  </w:comment>
  <w:comment w:id="281" w:author="Nguyen Ngoc Son" w:date="2026-08-18T08:39:00Z" w:initials="NNS">
    <w:p w14:paraId="6C01E810" w14:textId="445DAC39" w:rsidR="00AC364C" w:rsidRDefault="00AC364C">
      <w:r>
        <w:annotationRef/>
      </w:r>
      <w:r>
        <w:t>Quy ra tiến đồng để thanh toán sau này</w:t>
      </w:r>
    </w:p>
  </w:comment>
  <w:comment w:id="350" w:author="Nguyen Ngoc Son" w:date="2026-08-18T08:40:00Z" w:initials="NNS">
    <w:p w14:paraId="35D78656" w14:textId="7D2EFCF4" w:rsidR="00AC364C" w:rsidRDefault="00AC364C">
      <w:r>
        <w:annotationRef/>
      </w:r>
      <w:r>
        <w:t>Bổ sung thời gian</w:t>
      </w:r>
    </w:p>
  </w:comment>
  <w:comment w:id="395" w:author="Nguyen Thi Dieu My" w:date="2026-08-18T15:49:00Z" w:initials="NTDM">
    <w:p w14:paraId="134B1A85" w14:textId="0699D26B" w:rsidR="00181BAB" w:rsidRPr="00181BAB" w:rsidRDefault="00181BAB">
      <w:pPr>
        <w:pStyle w:val="CommentText"/>
        <w:rPr>
          <w:lang w:val="en-US"/>
        </w:rPr>
      </w:pPr>
      <w:r>
        <w:rPr>
          <w:rStyle w:val="CommentReference"/>
        </w:rPr>
        <w:annotationRef/>
      </w:r>
      <w:r>
        <w:rPr>
          <w:lang w:val="en-US"/>
        </w:rPr>
        <w:t>Nội dung 5.6 và 5.7 tương tự nhau, nên gộp lại thành 1 nội dung thống nhất để lặp lại, kéo dài văn bản</w:t>
      </w:r>
    </w:p>
  </w:comment>
  <w:comment w:id="396" w:author="Nguyen Thi Dieu My" w:date="2026-08-18T15:44:00Z" w:initials="NTDM">
    <w:p w14:paraId="51B2147E" w14:textId="2C4E1A21" w:rsidR="00EF7410" w:rsidRPr="00EF7410" w:rsidRDefault="00EF7410">
      <w:pPr>
        <w:pStyle w:val="CommentText"/>
        <w:rPr>
          <w:lang w:val="en-US"/>
        </w:rPr>
      </w:pPr>
      <w:r>
        <w:rPr>
          <w:rStyle w:val="CommentReference"/>
        </w:rPr>
        <w:annotationRef/>
      </w:r>
      <w:r>
        <w:rPr>
          <w:lang w:val="en-US"/>
        </w:rPr>
        <w:t>Không nên dùng vừa tiếng Việt vừa tiếng Anh trong văn bản chính thức, trừ khi không có từ tiếng Việt tương đương</w:t>
      </w:r>
    </w:p>
  </w:comment>
  <w:comment w:id="397" w:author="Nguyen Thi Dieu My" w:date="2026-08-18T15:47:00Z" w:initials="NTDM">
    <w:p w14:paraId="365308E5" w14:textId="14558D64" w:rsidR="00EF7410" w:rsidRDefault="00EF7410">
      <w:pPr>
        <w:pStyle w:val="CommentText"/>
      </w:pPr>
      <w:r>
        <w:rPr>
          <w:rStyle w:val="CommentReference"/>
        </w:rPr>
        <w:annotationRef/>
      </w:r>
      <w:r>
        <w:rPr>
          <w:lang w:val="en-US"/>
        </w:rPr>
        <w:t>Không nên dùng vừa tiếng Việt vừa tiếng Anh trong văn bản chính thức, trừ khi không có từ tiếng Việt tương đương</w:t>
      </w:r>
    </w:p>
  </w:comment>
  <w:comment w:id="398" w:author="Nguyen Thi Dieu My" w:date="2026-08-18T15:47:00Z" w:initials="NTDM">
    <w:p w14:paraId="091801B1" w14:textId="0EA5F0EA" w:rsidR="00EF7410" w:rsidRDefault="00EF7410">
      <w:pPr>
        <w:pStyle w:val="CommentText"/>
      </w:pPr>
      <w:r>
        <w:rPr>
          <w:rStyle w:val="CommentReference"/>
        </w:rPr>
        <w:annotationRef/>
      </w:r>
      <w:r>
        <w:rPr>
          <w:lang w:val="en-US"/>
        </w:rPr>
        <w:t>Không nên dùng vừa tiếng Việt vừa tiếng Anh trong văn bản chính thức, trừ khi không có từ tiếng Việt tương đương</w:t>
      </w:r>
    </w:p>
  </w:comment>
  <w:comment w:id="399" w:author="Nguyen Thi Dieu My" w:date="2026-08-18T15:48:00Z" w:initials="NTDM">
    <w:p w14:paraId="6C2DF35C" w14:textId="341217FD" w:rsidR="001865DC" w:rsidRDefault="001865DC">
      <w:pPr>
        <w:pStyle w:val="CommentText"/>
      </w:pPr>
      <w:r>
        <w:rPr>
          <w:rStyle w:val="CommentReference"/>
        </w:rPr>
        <w:annotationRef/>
      </w:r>
      <w:r>
        <w:rPr>
          <w:lang w:val="en-US"/>
        </w:rPr>
        <w:t>Không nên dùng vừa tiếng Việt vừa tiếng Anh trong văn bản chính thức, trừ khi không có từ tiếng Việt tương đương</w:t>
      </w:r>
    </w:p>
  </w:comment>
  <w:comment w:id="400" w:author="Nguyen Ngoc Son" w:date="2026-08-18T08:23:00Z" w:initials="NNS">
    <w:p w14:paraId="7088AD71" w14:textId="7EBE1CE9" w:rsidR="00751E20" w:rsidRDefault="00751E20">
      <w:r>
        <w:annotationRef/>
      </w:r>
      <w:r w:rsidR="001B6805">
        <w:t>Chế độ báo cáo này là nhóm dự án báo cáo quá trình triển khai có Ban Giám đốc, Hội đồng</w:t>
      </w:r>
    </w:p>
  </w:comment>
  <w:comment w:id="401" w:author="Nguyen Thi Dieu My" w:date="2026-08-18T15:51:00Z" w:initials="NTDM">
    <w:p w14:paraId="2C8B4CEB" w14:textId="37496E06" w:rsidR="003223F5" w:rsidRPr="003223F5" w:rsidRDefault="003223F5">
      <w:pPr>
        <w:pStyle w:val="CommentText"/>
        <w:rPr>
          <w:lang w:val="en-US"/>
        </w:rPr>
      </w:pPr>
      <w:r>
        <w:rPr>
          <w:rStyle w:val="CommentReference"/>
        </w:rPr>
        <w:annotationRef/>
      </w:r>
      <w:r>
        <w:rPr>
          <w:lang w:val="en-US"/>
        </w:rPr>
        <w:t>Báo cáo đến Phòng Quản trị</w:t>
      </w:r>
    </w:p>
  </w:comment>
  <w:comment w:id="402" w:author="Nguyen Thi Dieu My" w:date="2026-08-18T15:52:00Z" w:initials="NTDM">
    <w:p w14:paraId="205463C8" w14:textId="525AC1B0" w:rsidR="003223F5" w:rsidRPr="003223F5" w:rsidRDefault="003223F5">
      <w:pPr>
        <w:pStyle w:val="CommentText"/>
        <w:rPr>
          <w:lang w:val="en-US"/>
        </w:rPr>
      </w:pPr>
      <w:r>
        <w:rPr>
          <w:rStyle w:val="CommentReference"/>
        </w:rPr>
        <w:annotationRef/>
      </w:r>
      <w:r>
        <w:rPr>
          <w:lang w:val="en-US"/>
        </w:rPr>
        <w:t>Báo cáo đến Phòng QLCL</w:t>
      </w:r>
    </w:p>
  </w:comment>
  <w:comment w:id="403" w:author="Nguyen Ngoc Son" w:date="2026-08-18T08:32:00Z" w:initials="NNS">
    <w:p w14:paraId="3662EA68" w14:textId="56AB0BD7" w:rsidR="008C5975" w:rsidRDefault="008C5975">
      <w:r>
        <w:annotationRef/>
      </w:r>
      <w:r>
        <w:t xml:space="preserve">Là Thành viên Hội đồng thực hiện giám sát (thường là QLCL) quá trình triển khai dự án, thường dựa trên báo cáo của </w:t>
      </w:r>
      <w:r w:rsidR="00814564">
        <w:t>nhóm Dự án</w:t>
      </w:r>
    </w:p>
  </w:comment>
  <w:comment w:id="404" w:author="Nguyen Ngoc Son" w:date="2026-08-18T08:34:00Z" w:initials="NNS">
    <w:p w14:paraId="3F19B588" w14:textId="49B2AA99" w:rsidR="00C90645" w:rsidRDefault="00C90645">
      <w:r>
        <w:annotationRef/>
      </w:r>
      <w:r>
        <w:t>Xem xét bổ sung mục tiêu này nếu cần thiết để tránh lãng phí. Nếu không thì bỏ</w:t>
      </w:r>
    </w:p>
  </w:comment>
  <w:comment w:id="405" w:author="Nguyen Ngoc Son" w:date="2026-08-18T08:35:00Z" w:initials="NNS">
    <w:p w14:paraId="7723824E" w14:textId="77777777" w:rsidR="00AC364C" w:rsidRDefault="00AC364C" w:rsidP="00AC364C">
      <w:r>
        <w:annotationRef/>
      </w:r>
      <w:r>
        <w:t>Xem xét bổ sung mục tiêu này nếu cần thiết để tránh lãng phí. Nếu không thì bỏ</w:t>
      </w:r>
    </w:p>
    <w:p w14:paraId="2FF4C1F6" w14:textId="284AD4A9" w:rsidR="00AC364C" w:rsidRDefault="00AC364C"/>
  </w:comment>
  <w:comment w:id="406" w:author="Nguyen Ngoc Son" w:date="2026-08-18T08:35:00Z" w:initials="NNS">
    <w:p w14:paraId="17D6E993" w14:textId="77777777" w:rsidR="00AC364C" w:rsidRDefault="00AC364C" w:rsidP="00AC364C">
      <w:r>
        <w:annotationRef/>
      </w:r>
      <w:r>
        <w:t>Xem xét bổ sung mục tiêu này nếu cần thiết để tránh lãng phí. Nếu không thì bỏ</w:t>
      </w:r>
    </w:p>
    <w:p w14:paraId="2BF8E15C" w14:textId="2ACB5C0F" w:rsidR="00AC364C" w:rsidRDefault="00AC364C"/>
  </w:comment>
  <w:comment w:id="407" w:author="Nguyen Ngoc Son" w:date="2026-08-18T08:35:00Z" w:initials="NNS">
    <w:p w14:paraId="269B83C6" w14:textId="77777777" w:rsidR="00AC364C" w:rsidRDefault="00AC364C" w:rsidP="00AC364C">
      <w:r>
        <w:annotationRef/>
      </w:r>
      <w:r>
        <w:t>Xem xét bổ sung mục tiêu này nếu cần thiết để tránh lãng phí. Nếu không thì bỏ</w:t>
      </w:r>
    </w:p>
    <w:p w14:paraId="785F4A89" w14:textId="371B0997" w:rsidR="00AC364C" w:rsidRDefault="00AC364C"/>
  </w:comment>
  <w:comment w:id="419" w:author="Nguyen Ngoc Son" w:date="2026-08-18T08:47:00Z" w:initials="NNS">
    <w:p w14:paraId="2D91FA21" w14:textId="1DEA8CE5" w:rsidR="00441008" w:rsidRPr="00A46497" w:rsidRDefault="00441008">
      <w:pPr>
        <w:pStyle w:val="CommentText"/>
        <w:rPr>
          <w:lang w:val="en-US"/>
        </w:rPr>
      </w:pPr>
      <w:r>
        <w:rPr>
          <w:rStyle w:val="CommentReference"/>
        </w:rPr>
        <w:annotationRef/>
      </w:r>
      <w:r>
        <w:rPr>
          <w:lang w:val="en-US"/>
        </w:rPr>
        <w:t>Nên làm theo biểu đồ Gantt</w:t>
      </w:r>
    </w:p>
  </w:comment>
  <w:comment w:id="501" w:author="Nguyen Ngoc Son" w:date="2026-08-18T09:27:00Z" w:initials="NNS">
    <w:p w14:paraId="18F1CB84" w14:textId="40F4D737" w:rsidR="00C87E14" w:rsidRPr="00C87E14" w:rsidRDefault="00C87E14">
      <w:pPr>
        <w:pStyle w:val="CommentText"/>
        <w:rPr>
          <w:lang w:val="en-US"/>
        </w:rPr>
      </w:pPr>
      <w:r>
        <w:rPr>
          <w:rStyle w:val="CommentReference"/>
        </w:rPr>
        <w:annotationRef/>
      </w:r>
      <w:r>
        <w:rPr>
          <w:lang w:val="en-US"/>
        </w:rPr>
        <w:t>Quy ra tiền đồng</w:t>
      </w:r>
    </w:p>
  </w:comment>
  <w:comment w:id="502" w:author="Nhóm dự án" w:date="2026-10-02T09:04:31Z" w:initials="NDA">
    <w:p w14:paraId="1A793E8B" w14:textId="77777777">
      <w:r>
        <w:rPr>
          <w:rStyle w:val="CommentReference"/>
        </w:rPr>
        <w:annotationRef/>
      </w:r>
      <w:r>
        <w:rPr>
          <w:color w:val="000000"/>
          <w:sz w:val="20"/>
          <w:szCs w:val="20"/>
        </w:rPr>
        <w:t xml:space="preserve">Đã chuyển phần giải thích và cách đo sang mục 2.2 (biến của Mục tiêu 2). Mục tiêu chỉ giữ chỉ tiêu và thời hạn.</w:t>
      </w:r>
    </w:p>
  </w:comment>
  <w:comment w:id="503" w:author="Nhóm dự án" w:date="2026-10-02T09:04:31Z" w:initials="NDA">
    <w:p w14:paraId="39695C6B" w14:textId="77777777">
      <w:r>
        <w:rPr>
          <w:rStyle w:val="CommentReference"/>
        </w:rPr>
        <w:annotationRef/>
      </w:r>
      <w:r>
        <w:rPr>
          <w:color w:val="000000"/>
          <w:sz w:val="20"/>
          <w:szCs w:val="20"/>
        </w:rPr>
        <w:t xml:space="preserve">Đã bỏ phần giải thích khỏi mục tiêu, định nghĩa chuyển sang mục 2.2 (biến của Mục tiêu 3). Mục tiêu đổi thành “≥ 90% phiếu được tiếp nhận trong vòng 30 phút” để thống nhất với cách đo.</w:t>
      </w:r>
    </w:p>
  </w:comment>
  <w:comment w:id="504" w:author="Nhóm dự án" w:date="2026-10-02T09:04:31Z" w:initials="NDA">
    <w:p w14:paraId="4010D8B5" w14:textId="77777777">
      <w:r>
        <w:rPr>
          <w:rStyle w:val="CommentReference"/>
        </w:rPr>
        <w:annotationRef/>
      </w:r>
      <w:r>
        <w:rPr>
          <w:color w:val="000000"/>
          <w:sz w:val="20"/>
          <w:szCs w:val="20"/>
        </w:rPr>
        <w:t xml:space="preserve">Đã bỏ. Cách tính và lộ trình 80% → 90% chuyển sang mục 2.2 (biến của Mục tiêu 4).</w:t>
      </w:r>
    </w:p>
  </w:comment>
  <w:comment w:id="505" w:author="Nhóm dự án" w:date="2026-10-02T09:04:31Z" w:initials="NDA">
    <w:p w14:paraId="3279AFD7" w14:textId="77777777">
      <w:r>
        <w:rPr>
          <w:rStyle w:val="CommentReference"/>
        </w:rPr>
        <w:annotationRef/>
      </w:r>
      <w:r>
        <w:rPr>
          <w:color w:val="000000"/>
          <w:sz w:val="20"/>
          <w:szCs w:val="20"/>
        </w:rPr>
        <w:t xml:space="preserve">Đã sửa: Mục tiêu 5 đo tỷ lệ thông báo được người nhận xác nhận đúng hạn (≥ 95%). Thông báo đã gửi nhưng không được xác nhận trong thời hạn thì không tính là đạt.</w:t>
      </w:r>
    </w:p>
  </w:comment>
  <w:comment w:id="506" w:author="Nhóm dự án" w:date="2026-10-02T09:04:31Z" w:initials="NDA">
    <w:p w14:paraId="78FC2819" w14:textId="77777777">
      <w:r>
        <w:rPr>
          <w:rStyle w:val="CommentReference"/>
        </w:rPr>
        <w:annotationRef/>
      </w:r>
      <w:r>
        <w:rPr>
          <w:color w:val="000000"/>
          <w:sz w:val="20"/>
          <w:szCs w:val="20"/>
        </w:rPr>
        <w:t xml:space="preserve">Đã bỏ. Cách đo chuyển sang mục 2.2.</w:t>
      </w:r>
    </w:p>
  </w:comment>
  <w:comment w:id="507" w:author="Nhóm dự án" w:date="2026-10-02T09:04:31Z" w:initials="NDA">
    <w:p w14:paraId="777BFA50" w14:textId="77777777">
      <w:r>
        <w:rPr>
          <w:rStyle w:val="CommentReference"/>
        </w:rPr>
        <w:annotationRef/>
      </w:r>
      <w:r>
        <w:rPr>
          <w:color w:val="000000"/>
          <w:sz w:val="20"/>
          <w:szCs w:val="20"/>
        </w:rPr>
        <w:t xml:space="preserve">Đã bỏ mục tiêu tiết kiệm chi phí. Nội dung này chuyển thành lợi ích mong đợi (mục 1.3) và cơ sở lựa chọn giải pháp (mục 4.1).</w:t>
      </w:r>
    </w:p>
  </w:comment>
  <w:comment w:id="508" w:author="Nhóm dự án" w:date="2026-10-02T09:04:31Z" w:initials="NDA">
    <w:p w14:paraId="30214555" w14:textId="77777777">
      <w:r>
        <w:rPr>
          <w:rStyle w:val="CommentReference"/>
        </w:rPr>
        <w:annotationRef/>
      </w:r>
      <w:r>
        <w:rPr>
          <w:color w:val="000000"/>
          <w:sz w:val="20"/>
          <w:szCs w:val="20"/>
        </w:rPr>
        <w:t xml:space="preserve">Do bổ sung Mục tiêu 1 (vận hành hệ thống), các mục tiêu cũ lùi 1 số thứ tự. Biến này là biến của Mục tiêu 3, đổi thành tỷ lệ phiếu được tiếp nhận trong vòng 30 phút.</w:t>
      </w:r>
    </w:p>
  </w:comment>
  <w:comment w:id="509" w:author="Nhóm dự án" w:date="2026-10-02T09:04:31Z" w:initials="NDA">
    <w:p w14:paraId="24D23369" w14:textId="77777777">
      <w:r>
        <w:rPr>
          <w:rStyle w:val="CommentReference"/>
        </w:rPr>
        <w:annotationRef/>
      </w:r>
      <w:r>
        <w:rPr>
          <w:color w:val="000000"/>
          <w:sz w:val="20"/>
          <w:szCs w:val="20"/>
        </w:rPr>
        <w:t xml:space="preserve">Đã gộp vào biến của Mục tiêu 4 (tỷ lệ phiếu được xử lý đúng hạn).</w:t>
      </w:r>
    </w:p>
  </w:comment>
  <w:comment w:id="510" w:author="Nhóm dự án" w:date="2026-10-02T09:04:32Z" w:initials="NDA">
    <w:p w14:paraId="482BA77B" w14:textId="77777777">
      <w:r>
        <w:rPr>
          <w:rStyle w:val="CommentReference"/>
        </w:rPr>
        <w:annotationRef/>
      </w:r>
      <w:r>
        <w:rPr>
          <w:color w:val="000000"/>
          <w:sz w:val="20"/>
          <w:szCs w:val="20"/>
        </w:rPr>
        <w:t xml:space="preserve">Đã định nghĩa lại: tỷ lệ thông báo được người nhận xác nhận trong thời hạn (khẩn cấp ≤ 15 phút, thông thường ≤ 30 phút). Đã bổ sung phương án nhắc lại và chuyển cấp lên Tổ trưởng/Trưởng phòng khi không có xác nhận (mục 2.2, 4.8). Hệ thống sẽ bổ sung chức năng ghi nhận thời điểm xác nhận (Phụ lục 1).</w:t>
      </w:r>
    </w:p>
  </w:comment>
  <w:comment w:id="511" w:author="Nhóm dự án" w:date="2026-10-02T09:04:32Z" w:initials="NDA">
    <w:p w14:paraId="5D84FCF5" w14:textId="77777777">
      <w:r>
        <w:rPr>
          <w:rStyle w:val="CommentReference"/>
        </w:rPr>
        <w:annotationRef/>
      </w:r>
      <w:r>
        <w:rPr>
          <w:color w:val="000000"/>
          <w:sz w:val="20"/>
          <w:szCs w:val="20"/>
        </w:rPr>
        <w:t xml:space="preserve">Đã gắn với Mục tiêu 5 (sau khi đánh số lại).</w:t>
      </w:r>
    </w:p>
  </w:comment>
  <w:comment w:id="512" w:author="Nhóm dự án" w:date="2026-10-02T09:04:32Z" w:initials="NDA">
    <w:p w14:paraId="68BC2211" w14:textId="77777777">
      <w:r>
        <w:rPr>
          <w:rStyle w:val="CommentReference"/>
        </w:rPr>
        <w:annotationRef/>
      </w:r>
      <w:r>
        <w:rPr>
          <w:color w:val="000000"/>
          <w:sz w:val="20"/>
          <w:szCs w:val="20"/>
        </w:rPr>
        <w:t xml:space="preserve">Đã chuyển lên đầu, là biến của Mục tiêu 2 (đứng sau biến của mục tiêu vận hành hệ thống mới bổ sung).</w:t>
      </w:r>
    </w:p>
  </w:comment>
  <w:comment w:id="513" w:author="Nhóm dự án" w:date="2026-10-02T09:04:32Z" w:initials="NDA">
    <w:p w14:paraId="73AD8D81" w14:textId="77777777">
      <w:r>
        <w:rPr>
          <w:rStyle w:val="CommentReference"/>
        </w:rPr>
        <w:annotationRef/>
      </w:r>
      <w:r>
        <w:rPr>
          <w:color w:val="000000"/>
          <w:sz w:val="20"/>
          <w:szCs w:val="20"/>
        </w:rPr>
        <w:t xml:space="preserve">Đã bỏ biến WAU.</w:t>
      </w:r>
    </w:p>
  </w:comment>
  <w:comment w:id="514" w:author="Nhóm dự án" w:date="2026-10-02T09:04:32Z" w:initials="NDA">
    <w:p w14:paraId="5B96DF1E" w14:textId="77777777">
      <w:r>
        <w:rPr>
          <w:rStyle w:val="CommentReference"/>
        </w:rPr>
        <w:annotationRef/>
      </w:r>
      <w:r>
        <w:rPr>
          <w:color w:val="000000"/>
          <w:sz w:val="20"/>
          <w:szCs w:val="20"/>
        </w:rPr>
        <w:t xml:space="preserve">Đã bổ sung Mục tiêu 7 (thời gian hoạt động ổn định ≥ 99,5%/tháng). Số lỗi máy chủ dùng để phân tích nguyên nhân gián đoạn.</w:t>
      </w:r>
    </w:p>
  </w:comment>
  <w:comment w:id="515" w:author="Nhóm dự án" w:date="2026-10-02T09:04:32Z" w:initials="NDA">
    <w:p w14:paraId="52D3F917" w14:textId="77777777">
      <w:r>
        <w:rPr>
          <w:rStyle w:val="CommentReference"/>
        </w:rPr>
        <w:annotationRef/>
      </w:r>
      <w:r>
        <w:rPr>
          <w:color w:val="000000"/>
          <w:sz w:val="20"/>
          <w:szCs w:val="20"/>
        </w:rPr>
        <w:t xml:space="preserve">Đã bổ sung Mục tiêu 6 (điểm hài lòng ≥ 4,0/5).</w:t>
      </w:r>
    </w:p>
  </w:comment>
  <w:comment w:id="516" w:author="Nhóm dự án" w:date="2026-10-02T09:04:32Z" w:initials="NDA">
    <w:p w14:paraId="7D81F59D" w14:textId="77777777">
      <w:r>
        <w:rPr>
          <w:rStyle w:val="CommentReference"/>
        </w:rPr>
        <w:annotationRef/>
      </w:r>
      <w:r>
        <w:rPr>
          <w:color w:val="000000"/>
          <w:sz w:val="20"/>
          <w:szCs w:val="20"/>
        </w:rPr>
        <w:t xml:space="preserve">Đã bổ sung mục 3.1: biểu đồ xương cá và bảng phân tích 5 câu hỏi “Tại sao” từ vấn đề → nguyên nhân trung gian → nguyên nhân gốc rễ (NN1–NN7). Giải pháp tại mục 4.1 đối ứng theo từng nguyên nhân gốc rễ.</w:t>
      </w:r>
    </w:p>
  </w:comment>
  <w:comment w:id="517" w:author="Nhóm dự án" w:date="2026-10-02T09:04:32Z" w:initials="NDA">
    <w:p w14:paraId="1D54DB8A" w14:textId="77777777">
      <w:r>
        <w:rPr>
          <w:rStyle w:val="CommentReference"/>
        </w:rPr>
        <w:annotationRef/>
      </w:r>
      <w:r>
        <w:rPr>
          <w:color w:val="000000"/>
          <w:sz w:val="20"/>
          <w:szCs w:val="20"/>
        </w:rPr>
        <w:t xml:space="preserve">Đã nêu rõ công cụ (động não, biểu đồ xương cá, 5 câu hỏi “Tại sao”) và trình bày quá trình phân tích tại mục 3.1. Các nguyên nhân gốc rễ trong mục 3.2–3.4 dẫn chiếu về NN1–NN7.</w:t>
      </w:r>
    </w:p>
  </w:comment>
  <w:comment w:id="518" w:author="Nhóm dự án" w:date="2026-10-02T09:04:32Z" w:initials="NDA">
    <w:p w14:paraId="3C919BDD" w14:textId="77777777">
      <w:r>
        <w:rPr>
          <w:rStyle w:val="CommentReference"/>
        </w:rPr>
        <w:annotationRef/>
      </w:r>
      <w:r>
        <w:rPr>
          <w:color w:val="000000"/>
          <w:sz w:val="20"/>
          <w:szCs w:val="20"/>
        </w:rPr>
        <w:t xml:space="preserve">Đã bỏ mục 3.4. Nội dung so sánh trước và sau sẽ đưa vào Báo cáo kết thúc dự án (mục 6.1).</w:t>
      </w:r>
    </w:p>
  </w:comment>
  <w:comment w:id="519" w:author="Nhóm dự án" w:date="2026-10-02T09:04:32Z" w:initials="NDA">
    <w:p w14:paraId="64E8F544" w14:textId="77777777">
      <w:r>
        <w:rPr>
          <w:rStyle w:val="CommentReference"/>
        </w:rPr>
        <w:annotationRef/>
      </w:r>
      <w:r>
        <w:rPr>
          <w:color w:val="000000"/>
          <w:sz w:val="20"/>
          <w:szCs w:val="20"/>
        </w:rPr>
        <w:t xml:space="preserve">Đã bổ sung cách chấm điểm (thang 1–5, lấy trung bình điểm các thành viên, chọn khi tích số ≥ 12) và 2 phương án thay thế. Điểm cụ thể nhóm dự án cập nhật sau buổi chấm điểm.</w:t>
      </w:r>
    </w:p>
  </w:comment>
  <w:comment w:id="520" w:author="Nhóm dự án" w:date="2026-10-02T09:04:32Z" w:initials="NDA">
    <w:p w14:paraId="2171B2E0" w14:textId="77777777">
      <w:r>
        <w:rPr>
          <w:rStyle w:val="CommentReference"/>
        </w:rPr>
        <w:annotationRef/>
      </w:r>
      <w:r>
        <w:rPr>
          <w:color w:val="000000"/>
          <w:sz w:val="20"/>
          <w:szCs w:val="20"/>
        </w:rPr>
        <w:t xml:space="preserve">Đã quy đổi sang tiền đồng theo tỷ giá Vietcombank. Nhóm cập nhật số tiền theo ngày thanh toán.</w:t>
      </w:r>
    </w:p>
  </w:comment>
  <w:comment w:id="521" w:author="Nhóm dự án" w:date="2026-10-02T09:04:33Z" w:initials="NDA">
    <w:p w14:paraId="15B98CE7" w14:textId="77777777">
      <w:r>
        <w:rPr>
          <w:rStyle w:val="CommentReference"/>
        </w:rPr>
        <w:annotationRef/>
      </w:r>
      <w:r>
        <w:rPr>
          <w:color w:val="000000"/>
          <w:sz w:val="20"/>
          <w:szCs w:val="20"/>
        </w:rPr>
        <w:t xml:space="preserve">Đã bổ sung cột thời gian và thay nội dung bảng bằng các nội dung tập huấn theo từng đối tượng.</w:t>
      </w:r>
    </w:p>
  </w:comment>
  <w:comment w:id="522" w:author="Nhóm dự án" w:date="2026-10-02T09:04:33Z" w:initials="NDA">
    <w:p w14:paraId="341D16D5" w14:textId="77777777">
      <w:r>
        <w:rPr>
          <w:rStyle w:val="CommentReference"/>
        </w:rPr>
        <w:annotationRef/>
      </w:r>
      <w:r>
        <w:rPr>
          <w:color w:val="000000"/>
          <w:sz w:val="20"/>
          <w:szCs w:val="20"/>
        </w:rPr>
        <w:t xml:space="preserve">Đã gộp 5.6 và 5.7 thành một bảng: khó khăn/rủi ro, khả năng, tác động, biện pháp khắc phục, người phụ trách.</w:t>
      </w:r>
    </w:p>
  </w:comment>
  <w:comment w:id="523" w:author="Nhóm dự án" w:date="2026-10-02T09:04:33Z" w:initials="NDA">
    <w:p w14:paraId="728BC206" w14:textId="77777777">
      <w:r>
        <w:rPr>
          <w:rStyle w:val="CommentReference"/>
        </w:rPr>
        <w:annotationRef/>
      </w:r>
      <w:r>
        <w:rPr>
          <w:color w:val="000000"/>
          <w:sz w:val="20"/>
          <w:szCs w:val="20"/>
        </w:rPr>
        <w:t xml:space="preserve">Đã thay bằng “phạm vi”. Đã rà soát thuật ngữ tiếng Anh trong toàn văn bản.</w:t>
      </w:r>
    </w:p>
  </w:comment>
  <w:comment w:id="524" w:author="Nhóm dự án" w:date="2026-10-02T09:04:33Z" w:initials="NDA">
    <w:p w14:paraId="6B648D0F" w14:textId="77777777">
      <w:r>
        <w:rPr>
          <w:rStyle w:val="CommentReference"/>
        </w:rPr>
        <w:annotationRef/>
      </w:r>
      <w:r>
        <w:rPr>
          <w:color w:val="000000"/>
          <w:sz w:val="20"/>
          <w:szCs w:val="20"/>
        </w:rPr>
        <w:t xml:space="preserve">Đã thay bằng “rà soát”.</w:t>
      </w:r>
    </w:p>
  </w:comment>
  <w:comment w:id="525" w:author="Nhóm dự án" w:date="2026-10-02T09:04:33Z" w:initials="NDA">
    <w:p w14:paraId="7E67E6E5" w14:textId="77777777">
      <w:r>
        <w:rPr>
          <w:rStyle w:val="CommentReference"/>
        </w:rPr>
        <w:annotationRef/>
      </w:r>
      <w:r>
        <w:rPr>
          <w:color w:val="000000"/>
          <w:sz w:val="20"/>
          <w:szCs w:val="20"/>
        </w:rPr>
        <w:t xml:space="preserve">Đã thay bằng “sao lưu cơ sở dữ liệu”.</w:t>
      </w:r>
    </w:p>
  </w:comment>
  <w:comment w:id="526" w:author="Nhóm dự án" w:date="2026-10-02T09:04:33Z" w:initials="NDA">
    <w:p w14:paraId="03969A94" w14:textId="77777777">
      <w:r>
        <w:rPr>
          <w:rStyle w:val="CommentReference"/>
        </w:rPr>
        <w:annotationRef/>
      </w:r>
      <w:r>
        <w:rPr>
          <w:color w:val="000000"/>
          <w:sz w:val="20"/>
          <w:szCs w:val="20"/>
        </w:rPr>
        <w:t xml:space="preserve">Đã thay bằng “đào tạo nhóm nòng cốt để sửa lỗi, chỉnh sửa mã nguồn”.</w:t>
      </w:r>
    </w:p>
  </w:comment>
  <w:comment w:id="527" w:author="Nhóm dự án" w:date="2026-10-02T09:04:33Z" w:initials="NDA">
    <w:p w14:paraId="43A9311D" w14:textId="77777777">
      <w:r>
        <w:rPr>
          <w:rStyle w:val="CommentReference"/>
        </w:rPr>
        <w:annotationRef/>
      </w:r>
      <w:r>
        <w:rPr>
          <w:color w:val="000000"/>
          <w:sz w:val="20"/>
          <w:szCs w:val="20"/>
        </w:rPr>
        <w:t xml:space="preserve">Đã sửa: chế độ báo cáo là báo cáo của nhóm dự án về quá trình triển khai (tiến độ hằng tháng, giám sát hằng quý, kết thúc dự án).</w:t>
      </w:r>
    </w:p>
  </w:comment>
  <w:comment w:id="528" w:author="Nhóm dự án" w:date="2026-10-02T09:04:33Z" w:initials="NDA">
    <w:p w14:paraId="3419DF6A" w14:textId="77777777">
      <w:r>
        <w:rPr>
          <w:rStyle w:val="CommentReference"/>
        </w:rPr>
        <w:annotationRef/>
      </w:r>
      <w:r>
        <w:rPr>
          <w:color w:val="000000"/>
          <w:sz w:val="20"/>
          <w:szCs w:val="20"/>
        </w:rPr>
        <w:t xml:space="preserve">Đã sửa: báo cáo tiến độ hằng tháng gửi Phòng Quản trị.</w:t>
      </w:r>
    </w:p>
  </w:comment>
  <w:comment w:id="529" w:author="Nhóm dự án" w:date="2026-10-02T09:04:33Z" w:initials="NDA">
    <w:p w14:paraId="2FFC5390" w14:textId="77777777">
      <w:r>
        <w:rPr>
          <w:rStyle w:val="CommentReference"/>
        </w:rPr>
        <w:annotationRef/>
      </w:r>
      <w:r>
        <w:rPr>
          <w:color w:val="000000"/>
          <w:sz w:val="20"/>
          <w:szCs w:val="20"/>
        </w:rPr>
        <w:t xml:space="preserve">Đã sửa: báo cáo kết thúc dự án gửi Phòng QLCL để trình Hội đồng QLCL và Ban Giám đốc.</w:t>
      </w:r>
    </w:p>
  </w:comment>
  <w:comment w:id="530" w:author="Nhóm dự án" w:date="2026-10-02T09:04:34Z" w:initials="NDA">
    <w:p w14:paraId="2B9D0190" w14:textId="77777777">
      <w:r>
        <w:rPr>
          <w:rStyle w:val="CommentReference"/>
        </w:rPr>
        <w:annotationRef/>
      </w:r>
      <w:r>
        <w:rPr>
          <w:color w:val="000000"/>
          <w:sz w:val="20"/>
          <w:szCs w:val="20"/>
        </w:rPr>
        <w:t xml:space="preserve">Đã sửa: người giám sát là Thành viên Hội đồng (Phòng QLCL), giám sát dựa trên báo cáo của nhóm dự án.</w:t>
      </w:r>
    </w:p>
  </w:comment>
  <w:comment w:id="531" w:author="Nhóm dự án" w:date="2026-10-02T09:04:34Z" w:initials="NDA">
    <w:p w14:paraId="6261C6F9" w14:textId="77777777">
      <w:r>
        <w:rPr>
          <w:rStyle w:val="CommentReference"/>
        </w:rPr>
        <w:annotationRef/>
      </w:r>
      <w:r>
        <w:rPr>
          <w:color w:val="000000"/>
          <w:sz w:val="20"/>
          <w:szCs w:val="20"/>
        </w:rPr>
        <w:t xml:space="preserve">Đã bỏ chỉ số WAU.</w:t>
      </w:r>
    </w:p>
  </w:comment>
  <w:comment w:id="532" w:author="Nhóm dự án" w:date="2026-10-02T09:04:34Z" w:initials="NDA">
    <w:p w14:paraId="50AFA4F7" w14:textId="77777777">
      <w:r>
        <w:rPr>
          <w:rStyle w:val="CommentReference"/>
        </w:rPr>
        <w:annotationRef/>
      </w:r>
      <w:r>
        <w:rPr>
          <w:color w:val="000000"/>
          <w:sz w:val="20"/>
          <w:szCs w:val="20"/>
        </w:rPr>
        <w:t xml:space="preserve">Đã bổ sung Mục tiêu 7 (thời gian hoạt động ổn định).</w:t>
      </w:r>
    </w:p>
  </w:comment>
  <w:comment w:id="533" w:author="Nhóm dự án" w:date="2026-10-02T09:04:34Z" w:initials="NDA">
    <w:p w14:paraId="0332D75E" w14:textId="77777777">
      <w:r>
        <w:rPr>
          <w:rStyle w:val="CommentReference"/>
        </w:rPr>
        <w:annotationRef/>
      </w:r>
      <w:r>
        <w:rPr>
          <w:color w:val="000000"/>
          <w:sz w:val="20"/>
          <w:szCs w:val="20"/>
        </w:rPr>
        <w:t xml:space="preserve">Đã bổ sung Mục tiêu 6 (mức độ hài lòng).</w:t>
      </w:r>
    </w:p>
  </w:comment>
  <w:comment w:id="534" w:author="Nhóm dự án" w:date="2026-10-02T09:04:34Z" w:initials="NDA">
    <w:p w14:paraId="75F665D8" w14:textId="77777777">
      <w:r>
        <w:rPr>
          <w:rStyle w:val="CommentReference"/>
        </w:rPr>
        <w:annotationRef/>
      </w:r>
      <w:r>
        <w:rPr>
          <w:color w:val="000000"/>
          <w:sz w:val="20"/>
          <w:szCs w:val="20"/>
        </w:rPr>
        <w:t xml:space="preserve">Đã bỏ chỉ số này, thay bằng chỉ số số phân hệ đưa vào vận hành (Mục tiêu 1).</w:t>
      </w:r>
    </w:p>
  </w:comment>
  <w:comment w:id="535" w:author="Nhóm dự án" w:date="2026-10-02T09:04:34Z" w:initials="NDA">
    <w:p w14:paraId="1BBFF742" w14:textId="77777777">
      <w:r>
        <w:rPr>
          <w:rStyle w:val="CommentReference"/>
        </w:rPr>
        <w:annotationRef/>
      </w:r>
      <w:r>
        <w:rPr>
          <w:color w:val="000000"/>
          <w:sz w:val="20"/>
          <w:szCs w:val="20"/>
        </w:rPr>
        <w:t xml:space="preserve">Đã chuyển Phụ lục 1 sang dạng biểu đồ Gantt theo tháng (T1–T12/2026).</w:t>
      </w:r>
    </w:p>
  </w:comment>
  <w:comment w:id="536" w:author="Nhóm dự án" w:date="2026-10-02T09:04:34Z" w:initials="NDA">
    <w:p w14:paraId="42199459" w14:textId="77777777">
      <w:r>
        <w:rPr>
          <w:rStyle w:val="CommentReference"/>
        </w:rPr>
        <w:annotationRef/>
      </w:r>
      <w:r>
        <w:rPr>
          <w:color w:val="000000"/>
          <w:sz w:val="20"/>
          <w:szCs w:val="20"/>
        </w:rPr>
        <w:t xml:space="preserve">Đã quy đổi sang tiền đồng.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7463A" w15:done="0"/>
  <w15:commentEx w15:paraId="6988D354" w15:done="0"/>
  <w15:commentEx w15:paraId="3CA9DA15" w15:done="0"/>
  <w15:commentEx w15:paraId="0F8BD31F" w15:done="0"/>
  <w15:commentEx w15:paraId="6182DCC0" w15:done="0"/>
  <w15:commentEx w15:paraId="6A6E4D5F" w15:done="0"/>
  <w15:commentEx w15:paraId="6D455C4F" w15:done="0"/>
  <w15:commentEx w15:paraId="5AC63D2C" w15:done="0"/>
  <w15:commentEx w15:paraId="4E2BFC26" w15:done="0"/>
  <w15:commentEx w15:paraId="13B221E9" w15:done="0"/>
  <w15:commentEx w15:paraId="7E10E19A" w15:done="0"/>
  <w15:commentEx w15:paraId="5CC34E3A" w15:done="0"/>
  <w15:commentEx w15:paraId="3DC4E1E4" w15:done="0"/>
  <w15:commentEx w15:paraId="76162A12" w15:done="0"/>
  <w15:commentEx w15:paraId="2EDD7D98" w15:done="0"/>
  <w15:commentEx w15:paraId="24FE8ACD" w15:done="0"/>
  <w15:commentEx w15:paraId="3EAAC654" w15:done="0"/>
  <w15:commentEx w15:paraId="1F665ED1" w15:done="0"/>
  <w15:commentEx w15:paraId="6C01E810" w15:done="0"/>
  <w15:commentEx w15:paraId="35D78656" w15:done="0"/>
  <w15:commentEx w15:paraId="134B1A85" w15:done="0"/>
  <w15:commentEx w15:paraId="51B2147E" w15:done="0"/>
  <w15:commentEx w15:paraId="365308E5" w15:done="0"/>
  <w15:commentEx w15:paraId="091801B1" w15:done="0"/>
  <w15:commentEx w15:paraId="6C2DF35C" w15:done="0"/>
  <w15:commentEx w15:paraId="7088AD71" w15:done="0"/>
  <w15:commentEx w15:paraId="2C8B4CEB" w15:done="0"/>
  <w15:commentEx w15:paraId="205463C8" w15:done="0"/>
  <w15:commentEx w15:paraId="3662EA68" w15:done="0"/>
  <w15:commentEx w15:paraId="3F19B588" w15:done="0"/>
  <w15:commentEx w15:paraId="2FF4C1F6" w15:done="0"/>
  <w15:commentEx w15:paraId="2BF8E15C" w15:done="0"/>
  <w15:commentEx w15:paraId="785F4A89" w15:done="0"/>
  <w15:commentEx w15:paraId="2D91FA21" w15:done="0"/>
  <w15:commentEx w15:paraId="18F1CB84" w15:done="0"/>
  <w15:commentEx w15:paraId="1A793E8B" w15:paraIdParent="2537463A" w15:done="0"/>
  <w15:commentEx w15:paraId="39695C6B" w15:paraIdParent="6988D354" w15:done="0"/>
  <w15:commentEx w15:paraId="4010D8B5" w15:paraIdParent="3CA9DA15" w15:done="0"/>
  <w15:commentEx w15:paraId="3279AFD7" w15:paraIdParent="0F8BD31F" w15:done="0"/>
  <w15:commentEx w15:paraId="78FC2819" w15:paraIdParent="6182DCC0" w15:done="0"/>
  <w15:commentEx w15:paraId="777BFA50" w15:paraIdParent="6A6E4D5F" w15:done="0"/>
  <w15:commentEx w15:paraId="30214555" w15:paraIdParent="6D455C4F" w15:done="0"/>
  <w15:commentEx w15:paraId="24D23369" w15:paraIdParent="5AC63D2C" w15:done="0"/>
  <w15:commentEx w15:paraId="482BA77B" w15:paraIdParent="4E2BFC26" w15:done="0"/>
  <w15:commentEx w15:paraId="5D84FCF5" w15:paraIdParent="13B221E9" w15:done="0"/>
  <w15:commentEx w15:paraId="68BC2211" w15:paraIdParent="7E10E19A" w15:done="0"/>
  <w15:commentEx w15:paraId="73AD8D81" w15:paraIdParent="5CC34E3A" w15:done="0"/>
  <w15:commentEx w15:paraId="5B96DF1E" w15:paraIdParent="3DC4E1E4" w15:done="0"/>
  <w15:commentEx w15:paraId="52D3F917" w15:paraIdParent="76162A12" w15:done="0"/>
  <w15:commentEx w15:paraId="7D81F59D" w15:paraIdParent="2EDD7D98" w15:done="0"/>
  <w15:commentEx w15:paraId="1D54DB8A" w15:paraIdParent="24FE8ACD" w15:done="0"/>
  <w15:commentEx w15:paraId="3C919BDD" w15:paraIdParent="3EAAC654" w15:done="0"/>
  <w15:commentEx w15:paraId="64E8F544" w15:paraIdParent="1F665ED1" w15:done="0"/>
  <w15:commentEx w15:paraId="2171B2E0" w15:paraIdParent="6C01E810" w15:done="0"/>
  <w15:commentEx w15:paraId="15B98CE7" w15:paraIdParent="35D78656" w15:done="0"/>
  <w15:commentEx w15:paraId="341D16D5" w15:paraIdParent="134B1A85" w15:done="0"/>
  <w15:commentEx w15:paraId="728BC206" w15:paraIdParent="51B2147E" w15:done="0"/>
  <w15:commentEx w15:paraId="6B648D0F" w15:paraIdParent="365308E5" w15:done="0"/>
  <w15:commentEx w15:paraId="7E67E6E5" w15:paraIdParent="091801B1" w15:done="0"/>
  <w15:commentEx w15:paraId="03969A94" w15:paraIdParent="6C2DF35C" w15:done="0"/>
  <w15:commentEx w15:paraId="43A9311D" w15:paraIdParent="7088AD71" w15:done="0"/>
  <w15:commentEx w15:paraId="3419DF6A" w15:paraIdParent="2C8B4CEB" w15:done="0"/>
  <w15:commentEx w15:paraId="2FFC5390" w15:paraIdParent="205463C8" w15:done="0"/>
  <w15:commentEx w15:paraId="2B9D0190" w15:paraIdParent="3662EA68" w15:done="0"/>
  <w15:commentEx w15:paraId="6261C6F9" w15:paraIdParent="3F19B588" w15:done="0"/>
  <w15:commentEx w15:paraId="50AFA4F7" w15:paraIdParent="2FF4C1F6" w15:done="0"/>
  <w15:commentEx w15:paraId="0332D75E" w15:paraIdParent="2BF8E15C" w15:done="0"/>
  <w15:commentEx w15:paraId="75F665D8" w15:paraIdParent="785F4A89" w15:done="0"/>
  <w15:commentEx w15:paraId="1BBFF742" w15:paraIdParent="2D91FA21" w15:done="0"/>
  <w15:commentEx w15:paraId="42199459" w15:paraIdParent="18F1CB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39C2FF" w16cex:dateUtc="2026-08-15T00:45:00Z"/>
  <w16cex:commentExtensible w16cex:durableId="2178BD87" w16cex:dateUtc="2026-08-18T00:42:00Z"/>
  <w16cex:commentExtensible w16cex:durableId="49937C9D" w16cex:dateUtc="2026-08-18T00:43:00Z"/>
  <w16cex:commentExtensible w16cex:durableId="7132B7CE" w16cex:dateUtc="2026-08-18T06:34:00Z"/>
  <w16cex:commentExtensible w16cex:durableId="34B832BA" w16cex:dateUtc="2026-08-18T00:45:00Z"/>
  <w16cex:commentExtensible w16cex:durableId="0FB47CE7" w16cex:dateUtc="2026-08-18T06:45:00Z"/>
  <w16cex:commentExtensible w16cex:durableId="16C9432A" w16cex:dateUtc="2026-08-18T00:55:00Z"/>
  <w16cex:commentExtensible w16cex:durableId="2BB65CA4" w16cex:dateUtc="2026-08-18T00:56:00Z"/>
  <w16cex:commentExtensible w16cex:durableId="5B44357A" w16cex:dateUtc="2026-08-18T06:43:00Z"/>
  <w16cex:commentExtensible w16cex:durableId="3FA2F096" w16cex:dateUtc="2026-08-18T01:00:00Z"/>
  <w16cex:commentExtensible w16cex:durableId="165C92D5" w16cex:dateUtc="2026-08-18T01:00:00Z"/>
  <w16cex:commentExtensible w16cex:durableId="149E6983" w16cex:dateUtc="2026-08-18T01:00:00Z"/>
  <w16cex:commentExtensible w16cex:durableId="4E019B28" w16cex:dateUtc="2026-08-18T01:01:00Z"/>
  <w16cex:commentExtensible w16cex:durableId="119DD064" w16cex:dateUtc="2026-08-18T01:01:00Z"/>
  <w16cex:commentExtensible w16cex:durableId="0F538665" w16cex:dateUtc="2026-08-18T01:10:00Z"/>
  <w16cex:commentExtensible w16cex:durableId="18AA9A29" w16cex:dateUtc="2026-08-18T09:04:00Z"/>
  <w16cex:commentExtensible w16cex:durableId="72EF052E" w16cex:dateUtc="2026-08-18T01:57:00Z"/>
  <w16cex:commentExtensible w16cex:durableId="3E068C1D" w16cex:dateUtc="2026-08-18T02:04:00Z"/>
  <w16cex:commentExtensible w16cex:durableId="5865E68C" w16cex:dateUtc="2026-08-18T01:39:00Z"/>
  <w16cex:commentExtensible w16cex:durableId="26FD4D08" w16cex:dateUtc="2026-08-18T01:40:00Z"/>
  <w16cex:commentExtensible w16cex:durableId="2CF18A98" w16cex:dateUtc="2026-08-18T08:49:00Z"/>
  <w16cex:commentExtensible w16cex:durableId="079DDEBB" w16cex:dateUtc="2026-08-18T08:44:00Z"/>
  <w16cex:commentExtensible w16cex:durableId="499B829B" w16cex:dateUtc="2026-08-18T08:47:00Z"/>
  <w16cex:commentExtensible w16cex:durableId="7C58EA2B" w16cex:dateUtc="2026-08-18T08:47:00Z"/>
  <w16cex:commentExtensible w16cex:durableId="347A0A03" w16cex:dateUtc="2026-08-18T08:48:00Z"/>
  <w16cex:commentExtensible w16cex:durableId="057E36A5" w16cex:dateUtc="2026-08-18T01:23:00Z"/>
  <w16cex:commentExtensible w16cex:durableId="296CFC2D" w16cex:dateUtc="2026-08-18T08:51:00Z"/>
  <w16cex:commentExtensible w16cex:durableId="535DB3B8" w16cex:dateUtc="2026-08-18T08:52:00Z"/>
  <w16cex:commentExtensible w16cex:durableId="5EA25E2E" w16cex:dateUtc="2026-08-18T01:32:00Z"/>
  <w16cex:commentExtensible w16cex:durableId="2BA4B697" w16cex:dateUtc="2026-08-18T01:34:00Z"/>
  <w16cex:commentExtensible w16cex:durableId="6CE2D807" w16cex:dateUtc="2026-08-18T01:35:00Z"/>
  <w16cex:commentExtensible w16cex:durableId="16831EF3" w16cex:dateUtc="2026-08-18T01:35:00Z"/>
  <w16cex:commentExtensible w16cex:durableId="7435072D" w16cex:dateUtc="2026-08-18T01:35:00Z"/>
  <w16cex:commentExtensible w16cex:durableId="3B597F1F" w16cex:dateUtc="2026-08-18T01:47:00Z"/>
  <w16cex:commentExtensible w16cex:durableId="270132C1" w16cex:dateUtc="2026-08-18T02:27:00Z"/>
  <w16cex:commentExtensible w16cex:durableId="553E1933" w16cex:dateUtc="2026-10-02T09:04:31Z"/>
  <w16cex:commentExtensible w16cex:durableId="087C316D" w16cex:dateUtc="2026-10-02T09:04:31Z"/>
  <w16cex:commentExtensible w16cex:durableId="322E4448" w16cex:dateUtc="2026-10-02T09:04:31Z"/>
  <w16cex:commentExtensible w16cex:durableId="385D25DD" w16cex:dateUtc="2026-10-02T09:04:31Z"/>
  <w16cex:commentExtensible w16cex:durableId="0490220C" w16cex:dateUtc="2026-10-02T09:04:31Z"/>
  <w16cex:commentExtensible w16cex:durableId="54A44C2E" w16cex:dateUtc="2026-10-02T09:04:31Z"/>
  <w16cex:commentExtensible w16cex:durableId="1679C5F2" w16cex:dateUtc="2026-10-02T09:04:31Z"/>
  <w16cex:commentExtensible w16cex:durableId="19E0E39A" w16cex:dateUtc="2026-10-02T09:04:31Z"/>
  <w16cex:commentExtensible w16cex:durableId="5CF4312C" w16cex:dateUtc="2026-10-02T09:04:32Z"/>
  <w16cex:commentExtensible w16cex:durableId="67712633" w16cex:dateUtc="2026-10-02T09:04:32Z"/>
  <w16cex:commentExtensible w16cex:durableId="164EBD3B" w16cex:dateUtc="2026-10-02T09:04:32Z"/>
  <w16cex:commentExtensible w16cex:durableId="794AF31C" w16cex:dateUtc="2026-10-02T09:04:32Z"/>
  <w16cex:commentExtensible w16cex:durableId="6ADC4C3C" w16cex:dateUtc="2026-10-02T09:04:32Z"/>
  <w16cex:commentExtensible w16cex:durableId="1B6135C8" w16cex:dateUtc="2026-10-02T09:04:32Z"/>
  <w16cex:commentExtensible w16cex:durableId="4AEB29E7" w16cex:dateUtc="2026-10-02T09:04:32Z"/>
  <w16cex:commentExtensible w16cex:durableId="43E49A31" w16cex:dateUtc="2026-10-02T09:04:32Z"/>
  <w16cex:commentExtensible w16cex:durableId="0064C840" w16cex:dateUtc="2026-10-02T09:04:32Z"/>
  <w16cex:commentExtensible w16cex:durableId="3421D96A" w16cex:dateUtc="2026-10-02T09:04:32Z"/>
  <w16cex:commentExtensible w16cex:durableId="6D78F235" w16cex:dateUtc="2026-10-02T09:04:32Z"/>
  <w16cex:commentExtensible w16cex:durableId="0F6C636C" w16cex:dateUtc="2026-10-02T09:04:33Z"/>
  <w16cex:commentExtensible w16cex:durableId="084AF07E" w16cex:dateUtc="2026-10-02T09:04:33Z"/>
  <w16cex:commentExtensible w16cex:durableId="57A30E33" w16cex:dateUtc="2026-10-02T09:04:33Z"/>
  <w16cex:commentExtensible w16cex:durableId="72B876FE" w16cex:dateUtc="2026-10-02T09:04:33Z"/>
  <w16cex:commentExtensible w16cex:durableId="40D9B614" w16cex:dateUtc="2026-10-02T09:04:33Z"/>
  <w16cex:commentExtensible w16cex:durableId="53875647" w16cex:dateUtc="2026-10-02T09:04:33Z"/>
  <w16cex:commentExtensible w16cex:durableId="74444AA3" w16cex:dateUtc="2026-10-02T09:04:33Z"/>
  <w16cex:commentExtensible w16cex:durableId="512973D5" w16cex:dateUtc="2026-10-02T09:04:33Z"/>
  <w16cex:commentExtensible w16cex:durableId="7B23E539" w16cex:dateUtc="2026-10-02T09:04:33Z"/>
  <w16cex:commentExtensible w16cex:durableId="5DCF14BE" w16cex:dateUtc="2026-10-02T09:04:34Z"/>
  <w16cex:commentExtensible w16cex:durableId="2CE78DA0" w16cex:dateUtc="2026-10-02T09:04:34Z"/>
  <w16cex:commentExtensible w16cex:durableId="6D61B74F" w16cex:dateUtc="2026-10-02T09:04:34Z"/>
  <w16cex:commentExtensible w16cex:durableId="3992AB68" w16cex:dateUtc="2026-10-02T09:04:34Z"/>
  <w16cex:commentExtensible w16cex:durableId="71696E22" w16cex:dateUtc="2026-10-02T09:04:34Z"/>
  <w16cex:commentExtensible w16cex:durableId="13A4F166" w16cex:dateUtc="2026-10-02T09:04:34Z"/>
  <w16cex:commentExtensible w16cex:durableId="31B90132" w16cex:dateUtc="2026-10-02T09:04:3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7463A" w16cid:durableId="0739C2FF"/>
  <w16cid:commentId w16cid:paraId="6988D354" w16cid:durableId="2178BD87"/>
  <w16cid:commentId w16cid:paraId="3CA9DA15" w16cid:durableId="49937C9D"/>
  <w16cid:commentId w16cid:paraId="0F8BD31F" w16cid:durableId="7132B7CE"/>
  <w16cid:commentId w16cid:paraId="6182DCC0" w16cid:durableId="34B832BA"/>
  <w16cid:commentId w16cid:paraId="6A6E4D5F" w16cid:durableId="0FB47CE7"/>
  <w16cid:commentId w16cid:paraId="6D455C4F" w16cid:durableId="16C9432A"/>
  <w16cid:commentId w16cid:paraId="5AC63D2C" w16cid:durableId="2BB65CA4"/>
  <w16cid:commentId w16cid:paraId="4E2BFC26" w16cid:durableId="5B44357A"/>
  <w16cid:commentId w16cid:paraId="13B221E9" w16cid:durableId="3FA2F096"/>
  <w16cid:commentId w16cid:paraId="7E10E19A" w16cid:durableId="165C92D5"/>
  <w16cid:commentId w16cid:paraId="5CC34E3A" w16cid:durableId="149E6983"/>
  <w16cid:commentId w16cid:paraId="3DC4E1E4" w16cid:durableId="4E019B28"/>
  <w16cid:commentId w16cid:paraId="76162A12" w16cid:durableId="119DD064"/>
  <w16cid:commentId w16cid:paraId="2EDD7D98" w16cid:durableId="0F538665"/>
  <w16cid:commentId w16cid:paraId="24FE8ACD" w16cid:durableId="18AA9A29"/>
  <w16cid:commentId w16cid:paraId="3EAAC654" w16cid:durableId="72EF052E"/>
  <w16cid:commentId w16cid:paraId="1F665ED1" w16cid:durableId="3E068C1D"/>
  <w16cid:commentId w16cid:paraId="6C01E810" w16cid:durableId="5865E68C"/>
  <w16cid:commentId w16cid:paraId="35D78656" w16cid:durableId="26FD4D08"/>
  <w16cid:commentId w16cid:paraId="134B1A85" w16cid:durableId="2CF18A98"/>
  <w16cid:commentId w16cid:paraId="51B2147E" w16cid:durableId="079DDEBB"/>
  <w16cid:commentId w16cid:paraId="365308E5" w16cid:durableId="499B829B"/>
  <w16cid:commentId w16cid:paraId="091801B1" w16cid:durableId="7C58EA2B"/>
  <w16cid:commentId w16cid:paraId="6C2DF35C" w16cid:durableId="347A0A03"/>
  <w16cid:commentId w16cid:paraId="7088AD71" w16cid:durableId="057E36A5"/>
  <w16cid:commentId w16cid:paraId="2C8B4CEB" w16cid:durableId="296CFC2D"/>
  <w16cid:commentId w16cid:paraId="205463C8" w16cid:durableId="535DB3B8"/>
  <w16cid:commentId w16cid:paraId="3662EA68" w16cid:durableId="5EA25E2E"/>
  <w16cid:commentId w16cid:paraId="3F19B588" w16cid:durableId="2BA4B697"/>
  <w16cid:commentId w16cid:paraId="2FF4C1F6" w16cid:durableId="6CE2D807"/>
  <w16cid:commentId w16cid:paraId="2BF8E15C" w16cid:durableId="16831EF3"/>
  <w16cid:commentId w16cid:paraId="785F4A89" w16cid:durableId="7435072D"/>
  <w16cid:commentId w16cid:paraId="2D91FA21" w16cid:durableId="3B597F1F"/>
  <w16cid:commentId w16cid:paraId="18F1CB84" w16cid:durableId="270132C1"/>
  <w16cid:commentId w16cid:paraId="1A793E8B" w16cid:durableId="553E1933"/>
  <w16cid:commentId w16cid:paraId="39695C6B" w16cid:durableId="087C316D"/>
  <w16cid:commentId w16cid:paraId="4010D8B5" w16cid:durableId="322E4448"/>
  <w16cid:commentId w16cid:paraId="3279AFD7" w16cid:durableId="385D25DD"/>
  <w16cid:commentId w16cid:paraId="78FC2819" w16cid:durableId="0490220C"/>
  <w16cid:commentId w16cid:paraId="777BFA50" w16cid:durableId="54A44C2E"/>
  <w16cid:commentId w16cid:paraId="30214555" w16cid:durableId="1679C5F2"/>
  <w16cid:commentId w16cid:paraId="24D23369" w16cid:durableId="19E0E39A"/>
  <w16cid:commentId w16cid:paraId="482BA77B" w16cid:durableId="5CF4312C"/>
  <w16cid:commentId w16cid:paraId="5D84FCF5" w16cid:durableId="67712633"/>
  <w16cid:commentId w16cid:paraId="68BC2211" w16cid:durableId="164EBD3B"/>
  <w16cid:commentId w16cid:paraId="73AD8D81" w16cid:durableId="794AF31C"/>
  <w16cid:commentId w16cid:paraId="5B96DF1E" w16cid:durableId="6ADC4C3C"/>
  <w16cid:commentId w16cid:paraId="52D3F917" w16cid:durableId="1B6135C8"/>
  <w16cid:commentId w16cid:paraId="7D81F59D" w16cid:durableId="4AEB29E7"/>
  <w16cid:commentId w16cid:paraId="1D54DB8A" w16cid:durableId="43E49A31"/>
  <w16cid:commentId w16cid:paraId="3C919BDD" w16cid:durableId="0064C840"/>
  <w16cid:commentId w16cid:paraId="64E8F544" w16cid:durableId="3421D96A"/>
  <w16cid:commentId w16cid:paraId="2171B2E0" w16cid:durableId="6D78F235"/>
  <w16cid:commentId w16cid:paraId="15B98CE7" w16cid:durableId="0F6C636C"/>
  <w16cid:commentId w16cid:paraId="341D16D5" w16cid:durableId="084AF07E"/>
  <w16cid:commentId w16cid:paraId="728BC206" w16cid:durableId="57A30E33"/>
  <w16cid:commentId w16cid:paraId="6B648D0F" w16cid:durableId="72B876FE"/>
  <w16cid:commentId w16cid:paraId="7E67E6E5" w16cid:durableId="40D9B614"/>
  <w16cid:commentId w16cid:paraId="03969A94" w16cid:durableId="53875647"/>
  <w16cid:commentId w16cid:paraId="43A9311D" w16cid:durableId="74444AA3"/>
  <w16cid:commentId w16cid:paraId="3419DF6A" w16cid:durableId="512973D5"/>
  <w16cid:commentId w16cid:paraId="2FFC5390" w16cid:durableId="7B23E539"/>
  <w16cid:commentId w16cid:paraId="2B9D0190" w16cid:durableId="5DCF14BE"/>
  <w16cid:commentId w16cid:paraId="6261C6F9" w16cid:durableId="2CE78DA0"/>
  <w16cid:commentId w16cid:paraId="50AFA4F7" w16cid:durableId="6D61B74F"/>
  <w16cid:commentId w16cid:paraId="0332D75E" w16cid:durableId="3992AB68"/>
  <w16cid:commentId w16cid:paraId="75F665D8" w16cid:durableId="71696E22"/>
  <w16cid:commentId w16cid:paraId="1BBFF742" w16cid:durableId="13A4F166"/>
  <w16cid:commentId w16cid:paraId="42199459" w16cid:durableId="31B901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365FD" w14:textId="77777777" w:rsidR="00BC7445" w:rsidRDefault="00BC7445">
      <w:r>
        <w:separator/>
      </w:r>
    </w:p>
  </w:endnote>
  <w:endnote w:type="continuationSeparator" w:id="0">
    <w:p w14:paraId="75FBA2C7" w14:textId="77777777" w:rsidR="00BC7445" w:rsidRDefault="00BC7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Commerce">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093B" w14:textId="334B6D5D" w:rsidR="00002871" w:rsidRPr="00836CA1" w:rsidRDefault="002439A4" w:rsidP="008638FF">
    <w:pPr>
      <w:pStyle w:val="HeaderFooter"/>
    </w:pPr>
    <w:r w:rsidRPr="00836CA1">
      <w:rPr>
        <w:highlight w:val="yellow"/>
      </w:rPr>
      <w:t>Mã số</w:t>
    </w:r>
    <w:r w:rsidR="00002871" w:rsidRPr="00836CA1">
      <w:rPr>
        <w:highlight w:val="yellow"/>
      </w:rPr>
      <w:t>:</w:t>
    </w:r>
    <w:r w:rsidR="004F129F" w:rsidRPr="00836CA1">
      <w:rPr>
        <w:highlight w:val="yellow"/>
      </w:rPr>
      <w:t xml:space="preserve"> 0</w:t>
    </w:r>
    <w:r w:rsidR="00272B01">
      <w:rPr>
        <w:highlight w:val="yellow"/>
      </w:rPr>
      <w:t>21</w:t>
    </w:r>
    <w:r w:rsidR="004F129F" w:rsidRPr="00836CA1">
      <w:rPr>
        <w:highlight w:val="yellow"/>
      </w:rPr>
      <w:t>-Q</w:t>
    </w:r>
    <w:r w:rsidR="00B6236F" w:rsidRPr="00836CA1">
      <w:rPr>
        <w:highlight w:val="yellow"/>
      </w:rPr>
      <w:t>IP</w:t>
    </w:r>
    <w:r w:rsidR="00B6236F" w:rsidRPr="00836CA1">
      <w:rPr>
        <w:highlight w:val="yellow"/>
      </w:rPr>
      <w:tab/>
    </w:r>
    <w:r w:rsidRPr="00836CA1">
      <w:rPr>
        <w:highlight w:val="yellow"/>
      </w:rPr>
      <w:tab/>
    </w:r>
    <w:r w:rsidR="00002871" w:rsidRPr="00836CA1">
      <w:rPr>
        <w:highlight w:val="yellow"/>
      </w:rPr>
      <w:tab/>
    </w:r>
    <w:r w:rsidR="00B163BF" w:rsidRPr="00836CA1">
      <w:rPr>
        <w:highlight w:val="yellow"/>
      </w:rPr>
      <w:tab/>
    </w:r>
    <w:r w:rsidR="00B163BF" w:rsidRPr="00836CA1">
      <w:rPr>
        <w:highlight w:val="yellow"/>
      </w:rPr>
      <w:tab/>
    </w:r>
    <w:r w:rsidR="00B163BF" w:rsidRPr="00836CA1">
      <w:rPr>
        <w:highlight w:val="yellow"/>
      </w:rPr>
      <w:tab/>
    </w:r>
    <w:r w:rsidR="00B163BF" w:rsidRPr="00836CA1">
      <w:rPr>
        <w:highlight w:val="yellow"/>
      </w:rPr>
      <w:tab/>
    </w:r>
    <w:r w:rsidR="00002871" w:rsidRPr="00836CA1">
      <w:rPr>
        <w:highlight w:val="yellow"/>
      </w:rPr>
      <w:tab/>
    </w:r>
    <w:r w:rsidR="00002871" w:rsidRPr="00836CA1">
      <w:rPr>
        <w:highlight w:val="yellow"/>
      </w:rPr>
      <w:tab/>
    </w:r>
    <w:r w:rsidRPr="00836CA1">
      <w:rPr>
        <w:highlight w:val="yellow"/>
      </w:rPr>
      <w:tab/>
    </w:r>
    <w:r w:rsidR="00002871" w:rsidRPr="00836CA1">
      <w:rPr>
        <w:highlight w:val="yellow"/>
      </w:rPr>
      <w:tab/>
    </w:r>
    <w:r w:rsidR="00B163BF" w:rsidRPr="00836CA1">
      <w:rPr>
        <w:highlight w:val="yellow"/>
      </w:rPr>
      <w:tab/>
    </w:r>
    <w:r w:rsidR="00B163BF" w:rsidRPr="00836CA1">
      <w:rPr>
        <w:highlight w:val="yellow"/>
      </w:rPr>
      <w:tab/>
    </w:r>
    <w:r w:rsidR="00002871" w:rsidRPr="00836CA1">
      <w:rPr>
        <w:highlight w:val="yellow"/>
      </w:rPr>
      <w:tab/>
    </w:r>
    <w:r w:rsidRPr="00836CA1">
      <w:rPr>
        <w:highlight w:val="yellow"/>
      </w:rPr>
      <w:tab/>
    </w:r>
    <w:r w:rsidR="00002871" w:rsidRPr="00836CA1">
      <w:rPr>
        <w:highlight w:val="yellow"/>
      </w:rPr>
      <w:t xml:space="preserve">Trang </w:t>
    </w:r>
    <w:r w:rsidR="00002871" w:rsidRPr="00836CA1">
      <w:rPr>
        <w:highlight w:val="yellow"/>
      </w:rPr>
      <w:fldChar w:fldCharType="begin"/>
    </w:r>
    <w:r w:rsidR="00002871" w:rsidRPr="00836CA1">
      <w:rPr>
        <w:highlight w:val="yellow"/>
      </w:rPr>
      <w:instrText xml:space="preserve"> PAGE </w:instrText>
    </w:r>
    <w:r w:rsidR="00002871" w:rsidRPr="00836CA1">
      <w:rPr>
        <w:highlight w:val="yellow"/>
      </w:rPr>
      <w:fldChar w:fldCharType="separate"/>
    </w:r>
    <w:r w:rsidR="008638FF">
      <w:rPr>
        <w:noProof/>
        <w:highlight w:val="yellow"/>
      </w:rPr>
      <w:t>2</w:t>
    </w:r>
    <w:r w:rsidR="00002871" w:rsidRPr="00836CA1">
      <w:rPr>
        <w:highlight w:val="yellow"/>
      </w:rPr>
      <w:fldChar w:fldCharType="end"/>
    </w:r>
    <w:r w:rsidR="00002871" w:rsidRPr="00836CA1">
      <w:rPr>
        <w:highlight w:val="yellow"/>
      </w:rPr>
      <w:t>/</w:t>
    </w:r>
    <w:r w:rsidR="00002871" w:rsidRPr="00836CA1">
      <w:rPr>
        <w:highlight w:val="yellow"/>
      </w:rPr>
      <w:fldChar w:fldCharType="begin"/>
    </w:r>
    <w:r w:rsidR="00002871" w:rsidRPr="00836CA1">
      <w:rPr>
        <w:highlight w:val="yellow"/>
      </w:rPr>
      <w:instrText xml:space="preserve"> NUMPAGES </w:instrText>
    </w:r>
    <w:r w:rsidR="00002871" w:rsidRPr="00836CA1">
      <w:rPr>
        <w:highlight w:val="yellow"/>
      </w:rPr>
      <w:fldChar w:fldCharType="separate"/>
    </w:r>
    <w:r w:rsidR="008638FF">
      <w:rPr>
        <w:noProof/>
        <w:highlight w:val="yellow"/>
      </w:rPr>
      <w:t>5</w:t>
    </w:r>
    <w:r w:rsidR="00002871" w:rsidRPr="00836CA1">
      <w:rPr>
        <w:highlight w:val="yello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E8DC" w14:textId="77777777" w:rsidR="00BC7445" w:rsidRDefault="00BC7445">
      <w:r>
        <w:separator/>
      </w:r>
    </w:p>
  </w:footnote>
  <w:footnote w:type="continuationSeparator" w:id="0">
    <w:p w14:paraId="28C91422" w14:textId="77777777" w:rsidR="00BC7445" w:rsidRDefault="00BC7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A2B65" w14:textId="3C67A2A6" w:rsidR="005B37C1" w:rsidRDefault="00272B01" w:rsidP="00BA0FE2">
    <w:pPr>
      <w:pStyle w:val="HeaderFooter"/>
    </w:pPr>
    <w:r>
      <w:t>Dự án cải tiến phát triển hệ tống quản lý vận hành hạ tầng (BIH Infrastructure Manager)</w:t>
    </w:r>
  </w:p>
  <w:p w14:paraId="462FBD66" w14:textId="77777777" w:rsidR="00BD6E65" w:rsidRPr="00836CA1" w:rsidRDefault="00BD6E65" w:rsidP="008638FF">
    <w:pPr>
      <w:pStyle w:val="HeaderFooter"/>
    </w:pPr>
    <w:r w:rsidRPr="00836CA1">
      <w:t>_______________________________________________________________________________________________________________________________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343"/>
    <w:multiLevelType w:val="multilevel"/>
    <w:tmpl w:val="DB98D1B0"/>
    <w:lvl w:ilvl="0">
      <w:start w:val="1"/>
      <w:numFmt w:val="decimal"/>
      <w:lvlText w:val="%1."/>
      <w:lvlJc w:val="left"/>
      <w:pPr>
        <w:ind w:left="36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F46478"/>
    <w:multiLevelType w:val="hybridMultilevel"/>
    <w:tmpl w:val="19A403F4"/>
    <w:lvl w:ilvl="0" w:tplc="F8FA56CA">
      <w:start w:val="1"/>
      <w:numFmt w:val="bullet"/>
      <w:lvlText w:val=""/>
      <w:lvlJc w:val="left"/>
      <w:pPr>
        <w:ind w:left="530" w:hanging="360"/>
      </w:pPr>
      <w:rPr>
        <w:rFonts w:ascii="Symbol" w:hAnsi="Symbol" w:hint="default"/>
      </w:rPr>
    </w:lvl>
    <w:lvl w:ilvl="1" w:tplc="04090003">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 w15:restartNumberingAfterBreak="0">
    <w:nsid w:val="0B445731"/>
    <w:multiLevelType w:val="multilevel"/>
    <w:tmpl w:val="51DE1D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2351E27"/>
    <w:multiLevelType w:val="multilevel"/>
    <w:tmpl w:val="66BCD188"/>
    <w:lvl w:ilvl="0">
      <w:start w:val="1"/>
      <w:numFmt w:val="bullet"/>
      <w:pStyle w:val="Listbullet-"/>
      <w:lvlText w:val="-"/>
      <w:lvlJc w:val="left"/>
      <w:pPr>
        <w:tabs>
          <w:tab w:val="num" w:pos="360"/>
        </w:tabs>
        <w:ind w:left="360" w:hanging="360"/>
      </w:pPr>
      <w:rPr>
        <w:rFonts w:ascii="Courier New" w:hAnsi="Courier New" w:hint="default"/>
      </w:rPr>
    </w:lvl>
    <w:lvl w:ilvl="1">
      <w:start w:val="1"/>
      <w:numFmt w:val="bullet"/>
      <w:lvlText w:val=""/>
      <w:lvlJc w:val="left"/>
      <w:pPr>
        <w:tabs>
          <w:tab w:val="num" w:pos="294"/>
        </w:tabs>
        <w:ind w:left="294" w:hanging="360"/>
      </w:pPr>
      <w:rPr>
        <w:rFonts w:ascii="Symbol" w:hAnsi="Symbol" w:hint="default"/>
      </w:rPr>
    </w:lvl>
    <w:lvl w:ilvl="2">
      <w:start w:val="1"/>
      <w:numFmt w:val="bullet"/>
      <w:lvlText w:val="-"/>
      <w:lvlJc w:val="left"/>
      <w:pPr>
        <w:tabs>
          <w:tab w:val="num" w:pos="1014"/>
        </w:tabs>
        <w:ind w:left="1014" w:hanging="360"/>
      </w:pPr>
      <w:rPr>
        <w:rFonts w:ascii="Courier New" w:hAnsi="Courier New" w:hint="default"/>
      </w:rPr>
    </w:lvl>
    <w:lvl w:ilvl="3">
      <w:start w:val="1"/>
      <w:numFmt w:val="decimal"/>
      <w:lvlText w:val="%4."/>
      <w:lvlJc w:val="left"/>
      <w:pPr>
        <w:tabs>
          <w:tab w:val="num" w:pos="1734"/>
        </w:tabs>
        <w:ind w:left="1734" w:hanging="360"/>
      </w:pPr>
      <w:rPr>
        <w:rFonts w:cs="Times New Roman"/>
      </w:rPr>
    </w:lvl>
    <w:lvl w:ilvl="4">
      <w:start w:val="1"/>
      <w:numFmt w:val="decimal"/>
      <w:lvlText w:val="%5."/>
      <w:lvlJc w:val="left"/>
      <w:pPr>
        <w:tabs>
          <w:tab w:val="num" w:pos="2454"/>
        </w:tabs>
        <w:ind w:left="2454" w:hanging="360"/>
      </w:pPr>
      <w:rPr>
        <w:rFonts w:cs="Times New Roman"/>
      </w:rPr>
    </w:lvl>
    <w:lvl w:ilvl="5">
      <w:start w:val="1"/>
      <w:numFmt w:val="decimal"/>
      <w:lvlText w:val="%6."/>
      <w:lvlJc w:val="left"/>
      <w:pPr>
        <w:tabs>
          <w:tab w:val="num" w:pos="3174"/>
        </w:tabs>
        <w:ind w:left="3174" w:hanging="360"/>
      </w:pPr>
      <w:rPr>
        <w:rFonts w:cs="Times New Roman"/>
      </w:rPr>
    </w:lvl>
    <w:lvl w:ilvl="6">
      <w:start w:val="1"/>
      <w:numFmt w:val="decimal"/>
      <w:lvlText w:val="%7."/>
      <w:lvlJc w:val="left"/>
      <w:pPr>
        <w:tabs>
          <w:tab w:val="num" w:pos="3894"/>
        </w:tabs>
        <w:ind w:left="3894" w:hanging="360"/>
      </w:pPr>
      <w:rPr>
        <w:rFonts w:cs="Times New Roman"/>
      </w:rPr>
    </w:lvl>
    <w:lvl w:ilvl="7">
      <w:start w:val="1"/>
      <w:numFmt w:val="decimal"/>
      <w:lvlText w:val="%8."/>
      <w:lvlJc w:val="left"/>
      <w:pPr>
        <w:tabs>
          <w:tab w:val="num" w:pos="4614"/>
        </w:tabs>
        <w:ind w:left="4614" w:hanging="360"/>
      </w:pPr>
      <w:rPr>
        <w:rFonts w:cs="Times New Roman"/>
      </w:rPr>
    </w:lvl>
    <w:lvl w:ilvl="8">
      <w:start w:val="1"/>
      <w:numFmt w:val="decimal"/>
      <w:lvlText w:val="%9."/>
      <w:lvlJc w:val="left"/>
      <w:pPr>
        <w:tabs>
          <w:tab w:val="num" w:pos="5334"/>
        </w:tabs>
        <w:ind w:left="5334" w:hanging="360"/>
      </w:pPr>
      <w:rPr>
        <w:rFonts w:cs="Times New Roman"/>
      </w:rPr>
    </w:lvl>
  </w:abstractNum>
  <w:abstractNum w:abstractNumId="4" w15:restartNumberingAfterBreak="0">
    <w:nsid w:val="1BD458E3"/>
    <w:multiLevelType w:val="hybridMultilevel"/>
    <w:tmpl w:val="B6B4A704"/>
    <w:lvl w:ilvl="0" w:tplc="BBF8AC16">
      <w:start w:val="1"/>
      <w:numFmt w:val="bullet"/>
      <w:pStyle w:val="Listbullet"/>
      <w:lvlText w:val="+"/>
      <w:lvlJc w:val="left"/>
      <w:pPr>
        <w:ind w:left="1004" w:hanging="360"/>
      </w:pPr>
      <w:rPr>
        <w:rFonts w:ascii="Times New Roman" w:hAnsi="Times New Roman" w:cs="Times New Roman" w:hint="default"/>
        <w:sz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2B646261"/>
    <w:multiLevelType w:val="hybridMultilevel"/>
    <w:tmpl w:val="9E825952"/>
    <w:lvl w:ilvl="0" w:tplc="F60A6B24">
      <w:start w:val="1"/>
      <w:numFmt w:val="bullet"/>
      <w:lvlText w:val="−"/>
      <w:lvlJc w:val="left"/>
      <w:pPr>
        <w:ind w:left="360" w:hanging="360"/>
      </w:pPr>
      <w:rPr>
        <w:rFonts w:ascii="Times New Roman" w:hAnsi="Times New Roman" w:cs="Times New Roman" w:hint="default"/>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F04163"/>
    <w:multiLevelType w:val="hybridMultilevel"/>
    <w:tmpl w:val="6308BE38"/>
    <w:lvl w:ilvl="0" w:tplc="68FACF5A">
      <w:start w:val="7"/>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abstractNum w:abstractNumId="7" w15:restartNumberingAfterBreak="0">
    <w:nsid w:val="3CA8323B"/>
    <w:multiLevelType w:val="hybridMultilevel"/>
    <w:tmpl w:val="8984283E"/>
    <w:lvl w:ilvl="0" w:tplc="43905452">
      <w:start w:val="1"/>
      <w:numFmt w:val="bullet"/>
      <w:lvlText w:val="-"/>
      <w:lvlJc w:val="left"/>
      <w:pPr>
        <w:ind w:left="720" w:hanging="360"/>
      </w:pPr>
      <w:rPr>
        <w:rFonts w:ascii="VNI-Commerce" w:eastAsia="Calibri" w:hAnsi="VNI-Commerce" w:cs="VNI-Commerc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E20B0"/>
    <w:multiLevelType w:val="multilevel"/>
    <w:tmpl w:val="F03E227C"/>
    <w:lvl w:ilvl="0">
      <w:start w:val="1"/>
      <w:numFmt w:val="decimal"/>
      <w:lvlText w:val="%1."/>
      <w:lvlJc w:val="center"/>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CFC5801"/>
    <w:multiLevelType w:val="hybridMultilevel"/>
    <w:tmpl w:val="C1845A1C"/>
    <w:lvl w:ilvl="0" w:tplc="2DD82710">
      <w:start w:val="1"/>
      <w:numFmt w:val="bullet"/>
      <w:lvlText w:val=""/>
      <w:lvlJc w:val="left"/>
      <w:pPr>
        <w:ind w:left="360" w:hanging="360"/>
      </w:pPr>
      <w:rPr>
        <w:rFonts w:ascii="Symbol" w:hAnsi="Symbol"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89E2303"/>
    <w:multiLevelType w:val="hybridMultilevel"/>
    <w:tmpl w:val="A15E3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EE00E3"/>
    <w:multiLevelType w:val="hybridMultilevel"/>
    <w:tmpl w:val="210C25B6"/>
    <w:lvl w:ilvl="0" w:tplc="353EE97A">
      <w:start w:val="1"/>
      <w:numFmt w:val="bullet"/>
      <w:lvlText w:val="-"/>
      <w:lvlJc w:val="left"/>
      <w:pPr>
        <w:ind w:left="360" w:hanging="360"/>
      </w:pPr>
      <w:rPr>
        <w:rFonts w:ascii="VNI-Commerce" w:eastAsia="Calibri" w:hAnsi="VNI-Commerce" w:cs="VNI-Commerce" w:hint="default"/>
      </w:rPr>
    </w:lvl>
    <w:lvl w:ilvl="1" w:tplc="042A0003" w:tentative="1">
      <w:start w:val="1"/>
      <w:numFmt w:val="bullet"/>
      <w:lvlText w:val="o"/>
      <w:lvlJc w:val="left"/>
      <w:pPr>
        <w:tabs>
          <w:tab w:val="num" w:pos="1440"/>
        </w:tabs>
        <w:ind w:left="1440" w:hanging="360"/>
      </w:pPr>
      <w:rPr>
        <w:rFonts w:ascii="Courier New" w:hAnsi="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755807"/>
    <w:multiLevelType w:val="hybridMultilevel"/>
    <w:tmpl w:val="776CF1B2"/>
    <w:lvl w:ilvl="0" w:tplc="68FACF5A">
      <w:start w:val="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4120373">
    <w:abstractNumId w:val="3"/>
  </w:num>
  <w:num w:numId="2" w16cid:durableId="919215745">
    <w:abstractNumId w:val="8"/>
  </w:num>
  <w:num w:numId="3" w16cid:durableId="1659109648">
    <w:abstractNumId w:val="11"/>
  </w:num>
  <w:num w:numId="4" w16cid:durableId="858080825">
    <w:abstractNumId w:val="7"/>
  </w:num>
  <w:num w:numId="5" w16cid:durableId="1877308135">
    <w:abstractNumId w:val="5"/>
  </w:num>
  <w:num w:numId="6" w16cid:durableId="83034870">
    <w:abstractNumId w:val="6"/>
  </w:num>
  <w:num w:numId="7" w16cid:durableId="1161192147">
    <w:abstractNumId w:val="2"/>
  </w:num>
  <w:num w:numId="8" w16cid:durableId="327221595">
    <w:abstractNumId w:val="0"/>
  </w:num>
  <w:num w:numId="9" w16cid:durableId="280575759">
    <w:abstractNumId w:val="9"/>
  </w:num>
  <w:num w:numId="10" w16cid:durableId="1998072279">
    <w:abstractNumId w:val="10"/>
  </w:num>
  <w:num w:numId="11" w16cid:durableId="640773395">
    <w:abstractNumId w:val="12"/>
  </w:num>
  <w:num w:numId="12" w16cid:durableId="1541553120">
    <w:abstractNumId w:val="3"/>
  </w:num>
  <w:num w:numId="13" w16cid:durableId="1516268431">
    <w:abstractNumId w:val="3"/>
  </w:num>
  <w:num w:numId="14" w16cid:durableId="1564483569">
    <w:abstractNumId w:val="3"/>
  </w:num>
  <w:num w:numId="15" w16cid:durableId="288048417">
    <w:abstractNumId w:val="3"/>
  </w:num>
  <w:num w:numId="16" w16cid:durableId="657077660">
    <w:abstractNumId w:val="3"/>
  </w:num>
  <w:num w:numId="17" w16cid:durableId="113450013">
    <w:abstractNumId w:val="3"/>
  </w:num>
  <w:num w:numId="18" w16cid:durableId="498691189">
    <w:abstractNumId w:val="3"/>
  </w:num>
  <w:num w:numId="19" w16cid:durableId="1114833250">
    <w:abstractNumId w:val="3"/>
  </w:num>
  <w:num w:numId="20" w16cid:durableId="401294776">
    <w:abstractNumId w:val="3"/>
  </w:num>
  <w:num w:numId="21" w16cid:durableId="1358503823">
    <w:abstractNumId w:val="3"/>
  </w:num>
  <w:num w:numId="22" w16cid:durableId="1797018246">
    <w:abstractNumId w:val="3"/>
  </w:num>
  <w:num w:numId="23" w16cid:durableId="464592138">
    <w:abstractNumId w:val="3"/>
  </w:num>
  <w:num w:numId="24" w16cid:durableId="370959946">
    <w:abstractNumId w:val="3"/>
  </w:num>
  <w:num w:numId="25" w16cid:durableId="1018654671">
    <w:abstractNumId w:val="3"/>
  </w:num>
  <w:num w:numId="26" w16cid:durableId="1243103461">
    <w:abstractNumId w:val="3"/>
  </w:num>
  <w:num w:numId="27" w16cid:durableId="1518080615">
    <w:abstractNumId w:val="3"/>
  </w:num>
  <w:num w:numId="28" w16cid:durableId="2077239169">
    <w:abstractNumId w:val="3"/>
  </w:num>
  <w:num w:numId="29" w16cid:durableId="1736776746">
    <w:abstractNumId w:val="1"/>
  </w:num>
  <w:num w:numId="30" w16cid:durableId="11494939">
    <w:abstractNumId w:val="4"/>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Ngoc Son">
    <w15:presenceInfo w15:providerId="AD" w15:userId="S-1-5-21-2598041079-922741968-3187258986-1298"/>
  </w15:person>
  <w15:person w15:author="Nguyen Thi Dieu My">
    <w15:presenceInfo w15:providerId="AD" w15:userId="S-1-5-21-2598041079-922741968-3187258986-14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trackRevisions/>
  <w:documentProtection w:formatting="1" w:enforcement="0"/>
  <w:styleLockTheme/>
  <w:styleLockQFSet/>
  <w:defaultTabStop w:val="567"/>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AE8"/>
    <w:rsid w:val="00000010"/>
    <w:rsid w:val="00002535"/>
    <w:rsid w:val="00002871"/>
    <w:rsid w:val="0000434C"/>
    <w:rsid w:val="00011A66"/>
    <w:rsid w:val="00026685"/>
    <w:rsid w:val="00027237"/>
    <w:rsid w:val="000273E5"/>
    <w:rsid w:val="00041E53"/>
    <w:rsid w:val="00047F7C"/>
    <w:rsid w:val="000607BB"/>
    <w:rsid w:val="000639D1"/>
    <w:rsid w:val="000659EB"/>
    <w:rsid w:val="0007592B"/>
    <w:rsid w:val="00084D74"/>
    <w:rsid w:val="0009184B"/>
    <w:rsid w:val="00095E1E"/>
    <w:rsid w:val="0009638A"/>
    <w:rsid w:val="000971FB"/>
    <w:rsid w:val="00097E1E"/>
    <w:rsid w:val="000A06EF"/>
    <w:rsid w:val="000A1EBC"/>
    <w:rsid w:val="000B3148"/>
    <w:rsid w:val="000B755F"/>
    <w:rsid w:val="000C6099"/>
    <w:rsid w:val="000C6B86"/>
    <w:rsid w:val="000D3473"/>
    <w:rsid w:val="000D3909"/>
    <w:rsid w:val="000D7A71"/>
    <w:rsid w:val="000F0BC9"/>
    <w:rsid w:val="000F7D6C"/>
    <w:rsid w:val="00102CDB"/>
    <w:rsid w:val="00113F4C"/>
    <w:rsid w:val="001165B6"/>
    <w:rsid w:val="00123B65"/>
    <w:rsid w:val="00134C0C"/>
    <w:rsid w:val="00134DA9"/>
    <w:rsid w:val="00137294"/>
    <w:rsid w:val="00147E21"/>
    <w:rsid w:val="00150490"/>
    <w:rsid w:val="00150D23"/>
    <w:rsid w:val="00154EEB"/>
    <w:rsid w:val="0016796C"/>
    <w:rsid w:val="001756C3"/>
    <w:rsid w:val="00175EE0"/>
    <w:rsid w:val="001814A3"/>
    <w:rsid w:val="00181BAB"/>
    <w:rsid w:val="001865DC"/>
    <w:rsid w:val="001902E0"/>
    <w:rsid w:val="00192EE3"/>
    <w:rsid w:val="001936C3"/>
    <w:rsid w:val="00194618"/>
    <w:rsid w:val="001A1604"/>
    <w:rsid w:val="001A4A65"/>
    <w:rsid w:val="001A6418"/>
    <w:rsid w:val="001B09CC"/>
    <w:rsid w:val="001B09CF"/>
    <w:rsid w:val="001B6805"/>
    <w:rsid w:val="001B6B26"/>
    <w:rsid w:val="001B708D"/>
    <w:rsid w:val="001B71AE"/>
    <w:rsid w:val="001C3E09"/>
    <w:rsid w:val="001D1983"/>
    <w:rsid w:val="001D1AEE"/>
    <w:rsid w:val="001E4AEF"/>
    <w:rsid w:val="001E4D74"/>
    <w:rsid w:val="00201154"/>
    <w:rsid w:val="002024B4"/>
    <w:rsid w:val="00202E76"/>
    <w:rsid w:val="00212EF7"/>
    <w:rsid w:val="00213CFC"/>
    <w:rsid w:val="002158B6"/>
    <w:rsid w:val="00215FFC"/>
    <w:rsid w:val="002171CE"/>
    <w:rsid w:val="00223BD6"/>
    <w:rsid w:val="002365C5"/>
    <w:rsid w:val="00237108"/>
    <w:rsid w:val="002377F4"/>
    <w:rsid w:val="002439A4"/>
    <w:rsid w:val="00245A57"/>
    <w:rsid w:val="00247A4A"/>
    <w:rsid w:val="00252724"/>
    <w:rsid w:val="002577FE"/>
    <w:rsid w:val="002578C0"/>
    <w:rsid w:val="00264EAB"/>
    <w:rsid w:val="00265BEF"/>
    <w:rsid w:val="00266674"/>
    <w:rsid w:val="0026795C"/>
    <w:rsid w:val="00272B01"/>
    <w:rsid w:val="002735A0"/>
    <w:rsid w:val="0028388E"/>
    <w:rsid w:val="002944DE"/>
    <w:rsid w:val="00294858"/>
    <w:rsid w:val="002A1160"/>
    <w:rsid w:val="002A3F32"/>
    <w:rsid w:val="002A4211"/>
    <w:rsid w:val="002C1C72"/>
    <w:rsid w:val="002C5579"/>
    <w:rsid w:val="002E26E4"/>
    <w:rsid w:val="002F3543"/>
    <w:rsid w:val="002F4B88"/>
    <w:rsid w:val="002F672F"/>
    <w:rsid w:val="002F7F68"/>
    <w:rsid w:val="00302F72"/>
    <w:rsid w:val="00303C68"/>
    <w:rsid w:val="003065B3"/>
    <w:rsid w:val="003149E8"/>
    <w:rsid w:val="00315C40"/>
    <w:rsid w:val="00317A13"/>
    <w:rsid w:val="003216D9"/>
    <w:rsid w:val="003223F5"/>
    <w:rsid w:val="00331EBA"/>
    <w:rsid w:val="00343C0B"/>
    <w:rsid w:val="00362B18"/>
    <w:rsid w:val="00365E3E"/>
    <w:rsid w:val="00370517"/>
    <w:rsid w:val="00372494"/>
    <w:rsid w:val="00374050"/>
    <w:rsid w:val="00375F1A"/>
    <w:rsid w:val="00376EDD"/>
    <w:rsid w:val="00383422"/>
    <w:rsid w:val="00385FA0"/>
    <w:rsid w:val="00396091"/>
    <w:rsid w:val="003979C7"/>
    <w:rsid w:val="003A233F"/>
    <w:rsid w:val="003A6A88"/>
    <w:rsid w:val="003B1AED"/>
    <w:rsid w:val="003C4A00"/>
    <w:rsid w:val="003C4C60"/>
    <w:rsid w:val="003D2C07"/>
    <w:rsid w:val="003F1F30"/>
    <w:rsid w:val="003F79C7"/>
    <w:rsid w:val="00404ED3"/>
    <w:rsid w:val="0040750C"/>
    <w:rsid w:val="004243DC"/>
    <w:rsid w:val="004269F1"/>
    <w:rsid w:val="00434D7C"/>
    <w:rsid w:val="00437583"/>
    <w:rsid w:val="00440A2E"/>
    <w:rsid w:val="00441008"/>
    <w:rsid w:val="00442658"/>
    <w:rsid w:val="00444EF1"/>
    <w:rsid w:val="00445097"/>
    <w:rsid w:val="00463E44"/>
    <w:rsid w:val="00481EB9"/>
    <w:rsid w:val="00486B91"/>
    <w:rsid w:val="00496FBA"/>
    <w:rsid w:val="004A068F"/>
    <w:rsid w:val="004A5628"/>
    <w:rsid w:val="004C1BDC"/>
    <w:rsid w:val="004C2396"/>
    <w:rsid w:val="004E2BED"/>
    <w:rsid w:val="004E2F95"/>
    <w:rsid w:val="004E5DA5"/>
    <w:rsid w:val="004F129F"/>
    <w:rsid w:val="004F6DF6"/>
    <w:rsid w:val="00502529"/>
    <w:rsid w:val="00503F0F"/>
    <w:rsid w:val="00504641"/>
    <w:rsid w:val="0051060F"/>
    <w:rsid w:val="0053722E"/>
    <w:rsid w:val="005378C0"/>
    <w:rsid w:val="005519BA"/>
    <w:rsid w:val="00551BF9"/>
    <w:rsid w:val="00552451"/>
    <w:rsid w:val="0055592A"/>
    <w:rsid w:val="00555E7F"/>
    <w:rsid w:val="00560840"/>
    <w:rsid w:val="00561152"/>
    <w:rsid w:val="00563F52"/>
    <w:rsid w:val="00564CA3"/>
    <w:rsid w:val="00576FD4"/>
    <w:rsid w:val="005805D1"/>
    <w:rsid w:val="005835C2"/>
    <w:rsid w:val="00586F05"/>
    <w:rsid w:val="00591803"/>
    <w:rsid w:val="00591B18"/>
    <w:rsid w:val="00597AFD"/>
    <w:rsid w:val="005A27D1"/>
    <w:rsid w:val="005A4946"/>
    <w:rsid w:val="005A6996"/>
    <w:rsid w:val="005B37C1"/>
    <w:rsid w:val="005B727D"/>
    <w:rsid w:val="005C1C7C"/>
    <w:rsid w:val="005C3CED"/>
    <w:rsid w:val="005C40D5"/>
    <w:rsid w:val="005D27A0"/>
    <w:rsid w:val="005E2E36"/>
    <w:rsid w:val="005E68D0"/>
    <w:rsid w:val="005E6CD0"/>
    <w:rsid w:val="005F26E2"/>
    <w:rsid w:val="005F3063"/>
    <w:rsid w:val="00604283"/>
    <w:rsid w:val="006126F9"/>
    <w:rsid w:val="00636CC3"/>
    <w:rsid w:val="00665C8D"/>
    <w:rsid w:val="00666D07"/>
    <w:rsid w:val="00677428"/>
    <w:rsid w:val="006811B2"/>
    <w:rsid w:val="006812CF"/>
    <w:rsid w:val="00682EF1"/>
    <w:rsid w:val="00690F83"/>
    <w:rsid w:val="00692E52"/>
    <w:rsid w:val="00697302"/>
    <w:rsid w:val="006A1C14"/>
    <w:rsid w:val="006B1987"/>
    <w:rsid w:val="006B1C28"/>
    <w:rsid w:val="006C7929"/>
    <w:rsid w:val="006E45F5"/>
    <w:rsid w:val="006E7FB1"/>
    <w:rsid w:val="00701C06"/>
    <w:rsid w:val="00702D54"/>
    <w:rsid w:val="007060CB"/>
    <w:rsid w:val="0070703C"/>
    <w:rsid w:val="00711138"/>
    <w:rsid w:val="007116EF"/>
    <w:rsid w:val="00712EE8"/>
    <w:rsid w:val="007211D4"/>
    <w:rsid w:val="00724F1D"/>
    <w:rsid w:val="007352FC"/>
    <w:rsid w:val="00735C99"/>
    <w:rsid w:val="00742646"/>
    <w:rsid w:val="00751E20"/>
    <w:rsid w:val="00752714"/>
    <w:rsid w:val="00764C2A"/>
    <w:rsid w:val="00767271"/>
    <w:rsid w:val="00774A9B"/>
    <w:rsid w:val="0077781B"/>
    <w:rsid w:val="007920D6"/>
    <w:rsid w:val="007A1E4C"/>
    <w:rsid w:val="007A2B38"/>
    <w:rsid w:val="007C0E03"/>
    <w:rsid w:val="007D1AE8"/>
    <w:rsid w:val="007E1DB2"/>
    <w:rsid w:val="007F71B8"/>
    <w:rsid w:val="00804DDC"/>
    <w:rsid w:val="008066D1"/>
    <w:rsid w:val="00812546"/>
    <w:rsid w:val="00814564"/>
    <w:rsid w:val="008153B3"/>
    <w:rsid w:val="00816D13"/>
    <w:rsid w:val="00817AC3"/>
    <w:rsid w:val="00822886"/>
    <w:rsid w:val="00836CA1"/>
    <w:rsid w:val="00840637"/>
    <w:rsid w:val="00845F1A"/>
    <w:rsid w:val="0085632F"/>
    <w:rsid w:val="00861418"/>
    <w:rsid w:val="00863504"/>
    <w:rsid w:val="008638FF"/>
    <w:rsid w:val="00872F6B"/>
    <w:rsid w:val="00874BA8"/>
    <w:rsid w:val="0087569C"/>
    <w:rsid w:val="00896346"/>
    <w:rsid w:val="008A0811"/>
    <w:rsid w:val="008A6452"/>
    <w:rsid w:val="008B0FDB"/>
    <w:rsid w:val="008B48D7"/>
    <w:rsid w:val="008B549E"/>
    <w:rsid w:val="008B68BB"/>
    <w:rsid w:val="008C373F"/>
    <w:rsid w:val="008C5975"/>
    <w:rsid w:val="008D27FA"/>
    <w:rsid w:val="008D351E"/>
    <w:rsid w:val="008D6220"/>
    <w:rsid w:val="008E54E5"/>
    <w:rsid w:val="008F163B"/>
    <w:rsid w:val="008F29DE"/>
    <w:rsid w:val="008F4055"/>
    <w:rsid w:val="008F5949"/>
    <w:rsid w:val="008F6F1E"/>
    <w:rsid w:val="00903831"/>
    <w:rsid w:val="009232E5"/>
    <w:rsid w:val="00941D6F"/>
    <w:rsid w:val="009428D4"/>
    <w:rsid w:val="0094366D"/>
    <w:rsid w:val="00963614"/>
    <w:rsid w:val="00976DF9"/>
    <w:rsid w:val="009906BD"/>
    <w:rsid w:val="009958DB"/>
    <w:rsid w:val="00997162"/>
    <w:rsid w:val="009B1B40"/>
    <w:rsid w:val="009C0DF4"/>
    <w:rsid w:val="009C4AA0"/>
    <w:rsid w:val="009D7366"/>
    <w:rsid w:val="009D7596"/>
    <w:rsid w:val="009E3F5F"/>
    <w:rsid w:val="009E4FA3"/>
    <w:rsid w:val="009E5379"/>
    <w:rsid w:val="009F1AEA"/>
    <w:rsid w:val="00A07874"/>
    <w:rsid w:val="00A11162"/>
    <w:rsid w:val="00A1610E"/>
    <w:rsid w:val="00A172BE"/>
    <w:rsid w:val="00A2114D"/>
    <w:rsid w:val="00A22576"/>
    <w:rsid w:val="00A307B9"/>
    <w:rsid w:val="00A352AD"/>
    <w:rsid w:val="00A43D10"/>
    <w:rsid w:val="00A46497"/>
    <w:rsid w:val="00A679EC"/>
    <w:rsid w:val="00A74615"/>
    <w:rsid w:val="00A80490"/>
    <w:rsid w:val="00A91C56"/>
    <w:rsid w:val="00A9398B"/>
    <w:rsid w:val="00A93BEA"/>
    <w:rsid w:val="00A948B2"/>
    <w:rsid w:val="00A97195"/>
    <w:rsid w:val="00AA0099"/>
    <w:rsid w:val="00AA2A0B"/>
    <w:rsid w:val="00AA481D"/>
    <w:rsid w:val="00AB7355"/>
    <w:rsid w:val="00AC364C"/>
    <w:rsid w:val="00AD6342"/>
    <w:rsid w:val="00AD7675"/>
    <w:rsid w:val="00AE0585"/>
    <w:rsid w:val="00AF5C28"/>
    <w:rsid w:val="00B14EFE"/>
    <w:rsid w:val="00B163BF"/>
    <w:rsid w:val="00B2482F"/>
    <w:rsid w:val="00B2563B"/>
    <w:rsid w:val="00B367FD"/>
    <w:rsid w:val="00B375DA"/>
    <w:rsid w:val="00B42242"/>
    <w:rsid w:val="00B43489"/>
    <w:rsid w:val="00B4667E"/>
    <w:rsid w:val="00B6236F"/>
    <w:rsid w:val="00B62443"/>
    <w:rsid w:val="00B63DE2"/>
    <w:rsid w:val="00B70B21"/>
    <w:rsid w:val="00B743C8"/>
    <w:rsid w:val="00B75065"/>
    <w:rsid w:val="00B85F5B"/>
    <w:rsid w:val="00B87C43"/>
    <w:rsid w:val="00B94A7F"/>
    <w:rsid w:val="00BA0FE2"/>
    <w:rsid w:val="00BB61BF"/>
    <w:rsid w:val="00BC3F79"/>
    <w:rsid w:val="00BC5599"/>
    <w:rsid w:val="00BC7445"/>
    <w:rsid w:val="00BD348D"/>
    <w:rsid w:val="00BD37C4"/>
    <w:rsid w:val="00BD4994"/>
    <w:rsid w:val="00BD6E65"/>
    <w:rsid w:val="00BE3DF1"/>
    <w:rsid w:val="00BE71E9"/>
    <w:rsid w:val="00BF292B"/>
    <w:rsid w:val="00C03EF8"/>
    <w:rsid w:val="00C07625"/>
    <w:rsid w:val="00C143BF"/>
    <w:rsid w:val="00C1450C"/>
    <w:rsid w:val="00C16D6B"/>
    <w:rsid w:val="00C23793"/>
    <w:rsid w:val="00C24DBB"/>
    <w:rsid w:val="00C30D07"/>
    <w:rsid w:val="00C43996"/>
    <w:rsid w:val="00C45D31"/>
    <w:rsid w:val="00C6016C"/>
    <w:rsid w:val="00C61ADF"/>
    <w:rsid w:val="00C65780"/>
    <w:rsid w:val="00C70891"/>
    <w:rsid w:val="00C75A99"/>
    <w:rsid w:val="00C75D7F"/>
    <w:rsid w:val="00C767ED"/>
    <w:rsid w:val="00C7742D"/>
    <w:rsid w:val="00C80483"/>
    <w:rsid w:val="00C83250"/>
    <w:rsid w:val="00C87E14"/>
    <w:rsid w:val="00C90645"/>
    <w:rsid w:val="00C94158"/>
    <w:rsid w:val="00CA077D"/>
    <w:rsid w:val="00CA1514"/>
    <w:rsid w:val="00CA472D"/>
    <w:rsid w:val="00CB0F52"/>
    <w:rsid w:val="00CB18B5"/>
    <w:rsid w:val="00CB19BB"/>
    <w:rsid w:val="00CB42C8"/>
    <w:rsid w:val="00CB5D6C"/>
    <w:rsid w:val="00CB7D65"/>
    <w:rsid w:val="00CC0FDF"/>
    <w:rsid w:val="00CD02F4"/>
    <w:rsid w:val="00CD5D9A"/>
    <w:rsid w:val="00CE082E"/>
    <w:rsid w:val="00CE2CEA"/>
    <w:rsid w:val="00CE5A67"/>
    <w:rsid w:val="00CF384F"/>
    <w:rsid w:val="00D136A4"/>
    <w:rsid w:val="00D17E10"/>
    <w:rsid w:val="00D20161"/>
    <w:rsid w:val="00D25655"/>
    <w:rsid w:val="00D25CA9"/>
    <w:rsid w:val="00D3102E"/>
    <w:rsid w:val="00D3300D"/>
    <w:rsid w:val="00D37C4E"/>
    <w:rsid w:val="00D43289"/>
    <w:rsid w:val="00D50F92"/>
    <w:rsid w:val="00D52AD9"/>
    <w:rsid w:val="00D52FA2"/>
    <w:rsid w:val="00D605CF"/>
    <w:rsid w:val="00D6708C"/>
    <w:rsid w:val="00D879E8"/>
    <w:rsid w:val="00D949B1"/>
    <w:rsid w:val="00D9540C"/>
    <w:rsid w:val="00DA3921"/>
    <w:rsid w:val="00DA5A3C"/>
    <w:rsid w:val="00DA7E23"/>
    <w:rsid w:val="00DC44B7"/>
    <w:rsid w:val="00DD0735"/>
    <w:rsid w:val="00DD7300"/>
    <w:rsid w:val="00DE6E97"/>
    <w:rsid w:val="00DF2E9F"/>
    <w:rsid w:val="00DF5BFC"/>
    <w:rsid w:val="00E017EC"/>
    <w:rsid w:val="00E02E6E"/>
    <w:rsid w:val="00E03AF9"/>
    <w:rsid w:val="00E052DF"/>
    <w:rsid w:val="00E1238B"/>
    <w:rsid w:val="00E13DEB"/>
    <w:rsid w:val="00E24CDD"/>
    <w:rsid w:val="00E25F7D"/>
    <w:rsid w:val="00E25F8B"/>
    <w:rsid w:val="00E3063F"/>
    <w:rsid w:val="00E31724"/>
    <w:rsid w:val="00E43BA3"/>
    <w:rsid w:val="00E45318"/>
    <w:rsid w:val="00E504B0"/>
    <w:rsid w:val="00E51D9E"/>
    <w:rsid w:val="00E55352"/>
    <w:rsid w:val="00E619A9"/>
    <w:rsid w:val="00E63BDF"/>
    <w:rsid w:val="00E646BB"/>
    <w:rsid w:val="00E828DC"/>
    <w:rsid w:val="00E860F2"/>
    <w:rsid w:val="00E94385"/>
    <w:rsid w:val="00E96A36"/>
    <w:rsid w:val="00EA1D82"/>
    <w:rsid w:val="00EA7A56"/>
    <w:rsid w:val="00EB577A"/>
    <w:rsid w:val="00EC1D3A"/>
    <w:rsid w:val="00EC27DF"/>
    <w:rsid w:val="00EC505A"/>
    <w:rsid w:val="00ED6140"/>
    <w:rsid w:val="00EF1815"/>
    <w:rsid w:val="00EF7410"/>
    <w:rsid w:val="00F212BA"/>
    <w:rsid w:val="00F23B86"/>
    <w:rsid w:val="00F2499F"/>
    <w:rsid w:val="00F53226"/>
    <w:rsid w:val="00F54CA8"/>
    <w:rsid w:val="00F566EF"/>
    <w:rsid w:val="00F56DD6"/>
    <w:rsid w:val="00F57742"/>
    <w:rsid w:val="00F64158"/>
    <w:rsid w:val="00F74314"/>
    <w:rsid w:val="00F76DCA"/>
    <w:rsid w:val="00F77358"/>
    <w:rsid w:val="00F80408"/>
    <w:rsid w:val="00F87396"/>
    <w:rsid w:val="00F945B6"/>
    <w:rsid w:val="00FA1638"/>
    <w:rsid w:val="00FA2AC4"/>
    <w:rsid w:val="00FB3E63"/>
    <w:rsid w:val="00FB7580"/>
    <w:rsid w:val="00FC038C"/>
    <w:rsid w:val="00FC0D97"/>
    <w:rsid w:val="00FC28F4"/>
    <w:rsid w:val="00FC7AB1"/>
    <w:rsid w:val="00FD0DBA"/>
    <w:rsid w:val="00FD1B43"/>
    <w:rsid w:val="00FD2CD2"/>
    <w:rsid w:val="00FD32AE"/>
    <w:rsid w:val="00FD50C9"/>
    <w:rsid w:val="00FF5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22FE58"/>
  <w15:docId w15:val="{6D01080E-9BF0-403C-B062-961BF0D2E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0" w:qFormat="1"/>
    <w:lsdException w:name="heading 2" w:locked="0" w:uiPriority="0" w:qFormat="1"/>
    <w:lsdException w:name="heading 3" w:locked="0" w:uiPriority="0" w:qFormat="1"/>
    <w:lsdException w:name="heading 4" w:locked="0" w:uiPriority="9"/>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locked="0" w:semiHidden="1" w:unhideWhenUsed="1"/>
    <w:lsdException w:name="header" w:locked="0" w:semiHidden="1" w:unhideWhenUsed="1"/>
    <w:lsdException w:name="footer" w:locked="0"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locked="0"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9E4FA3"/>
    <w:rPr>
      <w:sz w:val="24"/>
      <w:szCs w:val="24"/>
      <w:lang w:val="vi-VN" w:eastAsia="vi-VN"/>
    </w:rPr>
  </w:style>
  <w:style w:type="paragraph" w:styleId="Heading1">
    <w:name w:val="heading 1"/>
    <w:basedOn w:val="Normal"/>
    <w:next w:val="Normal"/>
    <w:qFormat/>
    <w:rsid w:val="00742646"/>
    <w:pPr>
      <w:keepNext/>
      <w:spacing w:after="120" w:line="276" w:lineRule="auto"/>
      <w:outlineLvl w:val="0"/>
    </w:pPr>
    <w:rPr>
      <w:b/>
      <w:bCs/>
      <w:kern w:val="32"/>
      <w:lang w:val="en-US"/>
    </w:rPr>
  </w:style>
  <w:style w:type="paragraph" w:styleId="Heading2">
    <w:name w:val="heading 2"/>
    <w:basedOn w:val="Bodytext"/>
    <w:next w:val="Normal"/>
    <w:qFormat/>
    <w:rsid w:val="00742646"/>
    <w:pPr>
      <w:tabs>
        <w:tab w:val="clear" w:pos="567"/>
      </w:tabs>
      <w:outlineLvl w:val="1"/>
    </w:pPr>
    <w:rPr>
      <w:b/>
    </w:rPr>
  </w:style>
  <w:style w:type="paragraph" w:styleId="Heading3">
    <w:name w:val="heading 3"/>
    <w:basedOn w:val="Bodytext"/>
    <w:next w:val="Normal"/>
    <w:qFormat/>
    <w:rsid w:val="00742646"/>
    <w:pPr>
      <w:tabs>
        <w:tab w:val="clear" w:pos="567"/>
      </w:tabs>
      <w:outlineLvl w:val="2"/>
    </w:pPr>
    <w:rPr>
      <w:b/>
      <w:i/>
    </w:rPr>
  </w:style>
  <w:style w:type="paragraph" w:styleId="Heading4">
    <w:name w:val="heading 4"/>
    <w:basedOn w:val="Normal"/>
    <w:next w:val="Normal"/>
    <w:locked/>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3">
    <w:name w:val="Char Char3"/>
    <w:semiHidden/>
    <w:locked/>
    <w:rPr>
      <w:b/>
      <w:bCs/>
      <w:iCs/>
      <w:sz w:val="28"/>
      <w:szCs w:val="28"/>
      <w:lang w:val="vi-VN" w:eastAsia="vi-VN" w:bidi="ar-SA"/>
    </w:rPr>
  </w:style>
  <w:style w:type="paragraph" w:customStyle="1" w:styleId="ListbulletTable">
    <w:name w:val="List bullet_Table +"/>
    <w:basedOn w:val="Listbullet"/>
    <w:link w:val="ListbulletTableChar"/>
    <w:qFormat/>
    <w:rsid w:val="00724F1D"/>
    <w:pPr>
      <w:tabs>
        <w:tab w:val="clear" w:pos="567"/>
        <w:tab w:val="left" w:pos="340"/>
      </w:tabs>
      <w:spacing w:after="0"/>
      <w:ind w:left="340" w:hanging="170"/>
    </w:pPr>
  </w:style>
  <w:style w:type="character" w:customStyle="1" w:styleId="ListbulletTableChar">
    <w:name w:val="List bullet_Table + Char"/>
    <w:link w:val="ListbulletTable"/>
    <w:rsid w:val="00724F1D"/>
    <w:rPr>
      <w:sz w:val="24"/>
      <w:szCs w:val="24"/>
      <w:lang w:val="vi-VN" w:eastAsia="vi-VN"/>
    </w:rPr>
  </w:style>
  <w:style w:type="paragraph" w:styleId="Header">
    <w:name w:val="header"/>
    <w:basedOn w:val="Normal"/>
    <w:semiHidden/>
    <w:locked/>
    <w:pPr>
      <w:tabs>
        <w:tab w:val="center" w:pos="4153"/>
        <w:tab w:val="right" w:pos="8306"/>
      </w:tabs>
    </w:pPr>
  </w:style>
  <w:style w:type="paragraph" w:styleId="Footer">
    <w:name w:val="footer"/>
    <w:basedOn w:val="Normal"/>
    <w:semiHidden/>
    <w:qFormat/>
    <w:locked/>
    <w:rsid w:val="000B755F"/>
    <w:pPr>
      <w:widowControl w:val="0"/>
    </w:pPr>
    <w:rPr>
      <w:sz w:val="16"/>
    </w:rPr>
  </w:style>
  <w:style w:type="paragraph" w:styleId="DocumentMap">
    <w:name w:val="Document Map"/>
    <w:basedOn w:val="Normal"/>
    <w:semiHidden/>
    <w:locked/>
    <w:pPr>
      <w:shd w:val="clear" w:color="auto" w:fill="000080"/>
    </w:pPr>
    <w:rPr>
      <w:rFonts w:ascii="Tahoma" w:hAnsi="Tahoma" w:cs="Tahoma"/>
      <w:sz w:val="20"/>
      <w:szCs w:val="20"/>
    </w:rPr>
  </w:style>
  <w:style w:type="character" w:styleId="CommentReference">
    <w:name w:val="annotation reference"/>
    <w:semiHidden/>
    <w:locked/>
    <w:rPr>
      <w:sz w:val="16"/>
      <w:szCs w:val="16"/>
    </w:rPr>
  </w:style>
  <w:style w:type="paragraph" w:styleId="CommentText">
    <w:name w:val="annotation text"/>
    <w:basedOn w:val="Normal"/>
    <w:semiHidden/>
    <w:locked/>
    <w:rPr>
      <w:sz w:val="20"/>
      <w:szCs w:val="20"/>
    </w:rPr>
  </w:style>
  <w:style w:type="paragraph" w:styleId="CommentSubject">
    <w:name w:val="annotation subject"/>
    <w:basedOn w:val="CommentText"/>
    <w:next w:val="CommentText"/>
    <w:semiHidden/>
    <w:locked/>
    <w:rPr>
      <w:b/>
      <w:bCs/>
    </w:rPr>
  </w:style>
  <w:style w:type="paragraph" w:styleId="BalloonText">
    <w:name w:val="Balloon Text"/>
    <w:basedOn w:val="Normal"/>
    <w:semiHidden/>
    <w:locked/>
    <w:rPr>
      <w:rFonts w:ascii="Tahoma" w:hAnsi="Tahoma" w:cs="Tahoma"/>
      <w:sz w:val="16"/>
      <w:szCs w:val="16"/>
    </w:rPr>
  </w:style>
  <w:style w:type="paragraph" w:customStyle="1" w:styleId="Bodytext">
    <w:name w:val="Bodytext"/>
    <w:basedOn w:val="Normal"/>
    <w:link w:val="BodytextCharChar"/>
    <w:qFormat/>
    <w:rsid w:val="003216D9"/>
    <w:pPr>
      <w:tabs>
        <w:tab w:val="left" w:pos="567"/>
      </w:tabs>
      <w:spacing w:after="120" w:line="276" w:lineRule="auto"/>
      <w:jc w:val="both"/>
    </w:pPr>
    <w:rPr>
      <w:lang w:val="en-US" w:eastAsia="en-US"/>
    </w:rPr>
  </w:style>
  <w:style w:type="paragraph" w:customStyle="1" w:styleId="StyleHeading2BoldBlack">
    <w:name w:val="Style Heading 2 + Bold Black"/>
    <w:basedOn w:val="Heading2"/>
    <w:autoRedefine/>
    <w:semiHidden/>
    <w:locked/>
    <w:pPr>
      <w:contextualSpacing/>
      <w:jc w:val="center"/>
    </w:pPr>
    <w:rPr>
      <w:rFonts w:ascii="Arial" w:hAnsi="Arial" w:cs="Arial"/>
      <w:b w:val="0"/>
      <w:i/>
      <w:iCs/>
      <w:color w:val="000000"/>
      <w:spacing w:val="-6"/>
      <w:sz w:val="26"/>
      <w:szCs w:val="26"/>
    </w:rPr>
  </w:style>
  <w:style w:type="character" w:customStyle="1" w:styleId="StyleHeading2BoldBlackChar">
    <w:name w:val="Style Heading 2 + Bold Black Char"/>
    <w:semiHidden/>
    <w:locked/>
    <w:rPr>
      <w:rFonts w:ascii="Arial" w:hAnsi="Arial" w:cs="Arial"/>
      <w:b/>
      <w:bCs/>
      <w:iCs/>
      <w:color w:val="000000"/>
      <w:spacing w:val="-6"/>
      <w:sz w:val="26"/>
      <w:szCs w:val="26"/>
      <w:lang w:val="vi-VN" w:eastAsia="vi-VN" w:bidi="ar-SA"/>
    </w:rPr>
  </w:style>
  <w:style w:type="paragraph" w:styleId="Title">
    <w:name w:val="Title"/>
    <w:basedOn w:val="Bodytext"/>
    <w:next w:val="Normal"/>
    <w:link w:val="TitleChar"/>
    <w:uiPriority w:val="10"/>
    <w:qFormat/>
    <w:rsid w:val="002439A4"/>
    <w:pPr>
      <w:tabs>
        <w:tab w:val="clear" w:pos="567"/>
      </w:tabs>
      <w:spacing w:before="200" w:after="60"/>
      <w:jc w:val="center"/>
      <w:outlineLvl w:val="0"/>
    </w:pPr>
    <w:rPr>
      <w:b/>
      <w:bCs/>
      <w:sz w:val="32"/>
      <w:szCs w:val="32"/>
      <w:lang w:val="vi-VN"/>
    </w:rPr>
  </w:style>
  <w:style w:type="character" w:customStyle="1" w:styleId="TitleChar">
    <w:name w:val="Title Char"/>
    <w:link w:val="Title"/>
    <w:uiPriority w:val="10"/>
    <w:rsid w:val="002439A4"/>
    <w:rPr>
      <w:b/>
      <w:bCs/>
      <w:sz w:val="32"/>
      <w:szCs w:val="32"/>
      <w:lang w:val="vi-VN"/>
    </w:rPr>
  </w:style>
  <w:style w:type="character" w:customStyle="1" w:styleId="BodytextCharChar">
    <w:name w:val="Bodytext Char Char"/>
    <w:link w:val="Bodytext"/>
    <w:rsid w:val="008B68BB"/>
    <w:rPr>
      <w:sz w:val="24"/>
      <w:szCs w:val="24"/>
    </w:rPr>
  </w:style>
  <w:style w:type="paragraph" w:customStyle="1" w:styleId="Listbullet-">
    <w:name w:val="List bullet -"/>
    <w:basedOn w:val="Normal"/>
    <w:next w:val="Normal"/>
    <w:qFormat/>
    <w:rsid w:val="00A43D10"/>
    <w:pPr>
      <w:numPr>
        <w:numId w:val="1"/>
      </w:numPr>
      <w:tabs>
        <w:tab w:val="clear" w:pos="360"/>
        <w:tab w:val="num" w:pos="284"/>
      </w:tabs>
      <w:spacing w:after="120" w:line="276" w:lineRule="auto"/>
      <w:ind w:left="284" w:hanging="284"/>
      <w:jc w:val="both"/>
    </w:pPr>
  </w:style>
  <w:style w:type="paragraph" w:customStyle="1" w:styleId="ListbulletTable0">
    <w:name w:val="List bullet_Table"/>
    <w:basedOn w:val="Listbullet-"/>
    <w:qFormat/>
    <w:rsid w:val="00134DA9"/>
    <w:pPr>
      <w:tabs>
        <w:tab w:val="clear" w:pos="284"/>
        <w:tab w:val="left" w:pos="170"/>
      </w:tabs>
      <w:spacing w:after="0"/>
      <w:ind w:left="170" w:hanging="170"/>
    </w:pPr>
  </w:style>
  <w:style w:type="paragraph" w:customStyle="1" w:styleId="BodytextTable">
    <w:name w:val="Bodytext_Table"/>
    <w:basedOn w:val="Bodytext"/>
    <w:qFormat/>
    <w:rsid w:val="00D25CA9"/>
    <w:pPr>
      <w:tabs>
        <w:tab w:val="clear" w:pos="567"/>
      </w:tabs>
      <w:spacing w:after="0"/>
      <w:jc w:val="left"/>
    </w:pPr>
    <w:rPr>
      <w:bCs/>
      <w:szCs w:val="26"/>
    </w:rPr>
  </w:style>
  <w:style w:type="table" w:styleId="TableGrid">
    <w:name w:val="Table Grid"/>
    <w:basedOn w:val="TableNormal"/>
    <w:uiPriority w:val="59"/>
    <w:locked/>
    <w:rsid w:val="003834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olumnoftable">
    <w:name w:val="Title_column of table"/>
    <w:basedOn w:val="BodytextTable"/>
    <w:qFormat/>
    <w:rsid w:val="007C0E03"/>
    <w:pPr>
      <w:spacing w:before="120" w:after="120"/>
    </w:pPr>
    <w:rPr>
      <w:b/>
    </w:rPr>
  </w:style>
  <w:style w:type="paragraph" w:customStyle="1" w:styleId="Bodytext3-3">
    <w:name w:val="Bodytext 3-3"/>
    <w:basedOn w:val="Bodytext"/>
    <w:qFormat/>
    <w:rsid w:val="002A4211"/>
    <w:pPr>
      <w:tabs>
        <w:tab w:val="clear" w:pos="567"/>
      </w:tabs>
      <w:spacing w:before="60" w:after="60"/>
      <w:jc w:val="left"/>
    </w:pPr>
  </w:style>
  <w:style w:type="paragraph" w:customStyle="1" w:styleId="Listbullet">
    <w:name w:val="List bullet +"/>
    <w:basedOn w:val="Listbullet-"/>
    <w:qFormat/>
    <w:rsid w:val="00FA2AC4"/>
    <w:pPr>
      <w:numPr>
        <w:numId w:val="30"/>
      </w:numPr>
      <w:tabs>
        <w:tab w:val="left" w:pos="567"/>
      </w:tabs>
      <w:ind w:left="568" w:hanging="284"/>
    </w:pPr>
  </w:style>
  <w:style w:type="paragraph" w:styleId="FootnoteText">
    <w:name w:val="footnote text"/>
    <w:basedOn w:val="Normal"/>
    <w:link w:val="FootnoteTextChar"/>
    <w:uiPriority w:val="99"/>
    <w:semiHidden/>
    <w:unhideWhenUsed/>
    <w:qFormat/>
    <w:locked/>
    <w:rsid w:val="005E2E36"/>
    <w:pPr>
      <w:widowControl w:val="0"/>
    </w:pPr>
    <w:rPr>
      <w:color w:val="000000" w:themeColor="text1"/>
      <w:sz w:val="16"/>
      <w:szCs w:val="20"/>
    </w:rPr>
  </w:style>
  <w:style w:type="character" w:customStyle="1" w:styleId="FootnoteTextChar">
    <w:name w:val="Footnote Text Char"/>
    <w:basedOn w:val="DefaultParagraphFont"/>
    <w:link w:val="FootnoteText"/>
    <w:uiPriority w:val="99"/>
    <w:semiHidden/>
    <w:rsid w:val="005E2E36"/>
    <w:rPr>
      <w:color w:val="000000" w:themeColor="text1"/>
      <w:sz w:val="16"/>
      <w:lang w:val="vi-VN" w:eastAsia="vi-VN"/>
    </w:rPr>
  </w:style>
  <w:style w:type="paragraph" w:customStyle="1" w:styleId="HeaderFooter">
    <w:name w:val="Header &amp; Footer"/>
    <w:basedOn w:val="Bodytext"/>
    <w:link w:val="HeaderFooterChar"/>
    <w:qFormat/>
    <w:rsid w:val="00BA0FE2"/>
    <w:pPr>
      <w:spacing w:after="0" w:line="240" w:lineRule="auto"/>
      <w:jc w:val="left"/>
    </w:pPr>
    <w:rPr>
      <w:sz w:val="16"/>
      <w:szCs w:val="16"/>
    </w:rPr>
  </w:style>
  <w:style w:type="character" w:customStyle="1" w:styleId="HeaderFooterChar">
    <w:name w:val="Header &amp; Footer Char"/>
    <w:basedOn w:val="BodytextCharChar"/>
    <w:link w:val="HeaderFooter"/>
    <w:rsid w:val="00BA0FE2"/>
    <w:rPr>
      <w:sz w:val="16"/>
      <w:szCs w:val="16"/>
    </w:rPr>
  </w:style>
  <w:style w:type="paragraph" w:styleId="Revision">
    <w:name w:val="Revision"/>
    <w:hidden/>
    <w:uiPriority w:val="99"/>
    <w:semiHidden/>
    <w:rsid w:val="00486B91"/>
    <w:rPr>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038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uan.hat\Downloads\Du%20an%20cai%20tien%20chat%20luong_template%202020060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ED9C0B-7D0E-4BB8-8C84-BB34B4B3C5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Du an cai tien chat luong_template 20200608</Template>
  <TotalTime>872</TotalTime>
  <Pages>16</Pages>
  <Words>4409</Words>
  <Characters>25132</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Mẫu viết Dự án cải tiến chất lượng</vt:lpstr>
    </vt:vector>
  </TitlesOfParts>
  <Company/>
  <LinksUpToDate>false</LinksUpToDate>
  <CharactersWithSpaces>29483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viết Dự án cải tiến chất lượng</dc:title>
  <dc:creator>Ha Thi Thuan</dc:creator>
  <dc:description>13 style, đã bổ sung List bullet +</dc:description>
  <cp:lastModifiedBy>Nguyen Thi Dieu My</cp:lastModifiedBy>
  <cp:revision>50</cp:revision>
  <cp:lastPrinted>2017-05-15T04:51:00Z</cp:lastPrinted>
  <dcterms:created xsi:type="dcterms:W3CDTF">2026-08-06T01:34:00Z</dcterms:created>
  <dcterms:modified xsi:type="dcterms:W3CDTF">2026-08-18T09:09:00Z</dcterms:modified>
</cp:coreProperties>
</file>